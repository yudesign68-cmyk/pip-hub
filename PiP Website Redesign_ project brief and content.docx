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ppyh5j6eeso" w:id="0"/>
      <w:bookmarkEnd w:id="0"/>
      <w:r w:rsidDel="00000000" w:rsidR="00000000" w:rsidRPr="00000000">
        <w:rPr>
          <w:rtl w:val="0"/>
        </w:rPr>
        <w:t xml:space="preserve">partnersinparenting.com.au update May 2026 to redirect users to latest versions of PiP</w:t>
      </w:r>
    </w:p>
    <w:p w:rsidR="00000000" w:rsidDel="00000000" w:rsidP="00000000" w:rsidRDefault="00000000" w:rsidRPr="00000000" w14:paraId="00000002">
      <w:pPr>
        <w:rPr>
          <w:highlight w:val="yellow"/>
        </w:rPr>
      </w:pPr>
      <w:r w:rsidDel="00000000" w:rsidR="00000000" w:rsidRPr="00000000">
        <w:rPr>
          <w:rtl w:val="0"/>
        </w:rPr>
      </w:r>
    </w:p>
    <w:p w:rsidR="00000000" w:rsidDel="00000000" w:rsidP="00000000" w:rsidRDefault="00000000" w:rsidRPr="00000000" w14:paraId="00000003">
      <w:pPr>
        <w:numPr>
          <w:ilvl w:val="0"/>
          <w:numId w:val="10"/>
        </w:numPr>
        <w:ind w:left="720" w:hanging="360"/>
        <w:rPr/>
      </w:pPr>
      <w:r w:rsidDel="00000000" w:rsidR="00000000" w:rsidRPr="00000000">
        <w:rPr>
          <w:rtl w:val="0"/>
        </w:rPr>
        <w:t xml:space="preserve">Relates to this URL: </w:t>
      </w:r>
      <w:hyperlink r:id="rId7">
        <w:r w:rsidDel="00000000" w:rsidR="00000000" w:rsidRPr="00000000">
          <w:rPr>
            <w:color w:val="1155cc"/>
            <w:u w:val="single"/>
            <w:rtl w:val="0"/>
          </w:rPr>
          <w:t xml:space="preserve">https://partnersinparenting.com.au/</w:t>
        </w:r>
      </w:hyperlink>
      <w:r w:rsidDel="00000000" w:rsidR="00000000" w:rsidRPr="00000000">
        <w:rPr>
          <w:rtl w:val="0"/>
        </w:rPr>
        <w:t xml:space="preserve"> </w:t>
      </w:r>
    </w:p>
    <w:p w:rsidR="00000000" w:rsidDel="00000000" w:rsidP="00000000" w:rsidRDefault="00000000" w:rsidRPr="00000000" w14:paraId="00000004">
      <w:pPr>
        <w:pStyle w:val="Heading2"/>
        <w:rPr/>
      </w:pPr>
      <w:bookmarkStart w:colFirst="0" w:colLast="0" w:name="_g7xrg67e2zx1" w:id="1"/>
      <w:bookmarkEnd w:id="1"/>
      <w:r w:rsidDel="00000000" w:rsidR="00000000" w:rsidRPr="00000000">
        <w:rPr>
          <w:rtl w:val="0"/>
        </w:rPr>
        <w:t xml:space="preserve">Reason for update: </w:t>
      </w:r>
    </w:p>
    <w:p w:rsidR="00000000" w:rsidDel="00000000" w:rsidP="00000000" w:rsidRDefault="00000000" w:rsidRPr="00000000" w14:paraId="00000005">
      <w:pPr>
        <w:numPr>
          <w:ilvl w:val="0"/>
          <w:numId w:val="7"/>
        </w:numPr>
        <w:ind w:left="720" w:hanging="360"/>
        <w:rPr>
          <w:u w:val="none"/>
        </w:rPr>
      </w:pPr>
      <w:r w:rsidDel="00000000" w:rsidR="00000000" w:rsidRPr="00000000">
        <w:rPr>
          <w:rtl w:val="0"/>
        </w:rPr>
        <w:t xml:space="preserve">This version of PiP and the associated research project are outdated; we do not want new users to register. However, we are still getting registrations every week, likely because this is one of the first hits when you search for ‘Partners in Parenting’. It is also listed in several locations.</w:t>
      </w:r>
    </w:p>
    <w:p w:rsidR="00000000" w:rsidDel="00000000" w:rsidP="00000000" w:rsidRDefault="00000000" w:rsidRPr="00000000" w14:paraId="00000006">
      <w:pPr>
        <w:numPr>
          <w:ilvl w:val="0"/>
          <w:numId w:val="7"/>
        </w:numPr>
        <w:ind w:left="720" w:hanging="360"/>
        <w:rPr>
          <w:u w:val="none"/>
        </w:rPr>
      </w:pPr>
      <w:r w:rsidDel="00000000" w:rsidR="00000000" w:rsidRPr="00000000">
        <w:rPr>
          <w:rtl w:val="0"/>
        </w:rPr>
        <w:t xml:space="preserve">Because we have active users who have registered recently,  we cannot take the entire program down at this stage.</w:t>
      </w:r>
    </w:p>
    <w:p w:rsidR="00000000" w:rsidDel="00000000" w:rsidP="00000000" w:rsidRDefault="00000000" w:rsidRPr="00000000" w14:paraId="00000007">
      <w:pPr>
        <w:numPr>
          <w:ilvl w:val="1"/>
          <w:numId w:val="7"/>
        </w:numPr>
        <w:ind w:left="1440" w:hanging="360"/>
        <w:rPr>
          <w:u w:val="none"/>
        </w:rPr>
      </w:pPr>
      <w:r w:rsidDel="00000000" w:rsidR="00000000" w:rsidRPr="00000000">
        <w:rPr>
          <w:rtl w:val="0"/>
        </w:rPr>
        <w:t xml:space="preserve">Existing users will instead need to access the program here: </w:t>
      </w:r>
      <w:r w:rsidDel="00000000" w:rsidR="00000000" w:rsidRPr="00000000">
        <w:rPr>
          <w:rtl w:val="0"/>
        </w:rPr>
        <w:t xml:space="preserve">https://pip-plus.web.app/ </w:t>
      </w:r>
      <w:r w:rsidDel="00000000" w:rsidR="00000000" w:rsidRPr="00000000">
        <w:rPr>
          <w:rtl w:val="0"/>
        </w:rPr>
      </w:r>
    </w:p>
    <w:p w:rsidR="00000000" w:rsidDel="00000000" w:rsidP="00000000" w:rsidRDefault="00000000" w:rsidRPr="00000000" w14:paraId="00000008">
      <w:pPr>
        <w:numPr>
          <w:ilvl w:val="0"/>
          <w:numId w:val="7"/>
        </w:numPr>
        <w:ind w:left="720" w:hanging="360"/>
        <w:rPr>
          <w:u w:val="none"/>
        </w:rPr>
      </w:pPr>
      <w:r w:rsidDel="00000000" w:rsidR="00000000" w:rsidRPr="00000000">
        <w:rPr>
          <w:rtl w:val="0"/>
        </w:rPr>
        <w:t xml:space="preserve">Moving forward, this main domain of </w:t>
      </w:r>
      <w:hyperlink r:id="rId8">
        <w:r w:rsidDel="00000000" w:rsidR="00000000" w:rsidRPr="00000000">
          <w:rPr>
            <w:color w:val="1155cc"/>
            <w:u w:val="single"/>
            <w:rtl w:val="0"/>
          </w:rPr>
          <w:t xml:space="preserve">partnersinparenting.com.au</w:t>
        </w:r>
      </w:hyperlink>
      <w:r w:rsidDel="00000000" w:rsidR="00000000" w:rsidRPr="00000000">
        <w:rPr>
          <w:rtl w:val="0"/>
        </w:rPr>
        <w:t xml:space="preserve"> could serve as a single landing page for all versions of PiP, directing to the relevant site/subdomain for other currently available versions.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k26x442tq45s" w:id="2"/>
      <w:bookmarkEnd w:id="2"/>
      <w:r w:rsidDel="00000000" w:rsidR="00000000" w:rsidRPr="00000000">
        <w:rPr>
          <w:rtl w:val="0"/>
        </w:rPr>
        <w:t xml:space="preserve">Suggested updates:</w:t>
      </w:r>
      <w:r w:rsidDel="00000000" w:rsidR="00000000" w:rsidRPr="00000000">
        <w:rPr>
          <w:rtl w:val="0"/>
        </w:rPr>
      </w:r>
    </w:p>
    <w:p w:rsidR="00000000" w:rsidDel="00000000" w:rsidP="00000000" w:rsidRDefault="00000000" w:rsidRPr="00000000" w14:paraId="0000000B">
      <w:pPr>
        <w:numPr>
          <w:ilvl w:val="0"/>
          <w:numId w:val="9"/>
        </w:numPr>
        <w:ind w:left="720" w:hanging="360"/>
        <w:rPr>
          <w:u w:val="none"/>
        </w:rPr>
      </w:pPr>
      <w:r w:rsidDel="00000000" w:rsidR="00000000" w:rsidRPr="00000000">
        <w:rPr>
          <w:rtl w:val="0"/>
        </w:rPr>
        <w:t xml:space="preserve">Remove the “Join now” button (to disable new registrations). Leave the “Sign in” button.</w:t>
      </w:r>
    </w:p>
    <w:p w:rsidR="00000000" w:rsidDel="00000000" w:rsidP="00000000" w:rsidRDefault="00000000" w:rsidRPr="00000000" w14:paraId="0000000C">
      <w:pPr>
        <w:numPr>
          <w:ilvl w:val="0"/>
          <w:numId w:val="9"/>
        </w:numPr>
        <w:ind w:left="720" w:hanging="360"/>
        <w:rPr>
          <w:u w:val="none"/>
        </w:rPr>
      </w:pPr>
      <w:r w:rsidDel="00000000" w:rsidR="00000000" w:rsidRPr="00000000">
        <w:rPr>
          <w:rtl w:val="0"/>
        </w:rPr>
        <w:t xml:space="preserve">Several copy text changes to the Home and Contact Us page - outlined below. These changes will direct new users to the most relevant, available versions of PiP.</w:t>
      </w:r>
    </w:p>
    <w:p w:rsidR="00000000" w:rsidDel="00000000" w:rsidP="00000000" w:rsidRDefault="00000000" w:rsidRPr="00000000" w14:paraId="0000000D">
      <w:pPr>
        <w:numPr>
          <w:ilvl w:val="0"/>
          <w:numId w:val="9"/>
        </w:numPr>
        <w:ind w:left="720" w:hanging="360"/>
        <w:rPr>
          <w:u w:val="none"/>
        </w:rPr>
      </w:pPr>
      <w:r w:rsidDel="00000000" w:rsidR="00000000" w:rsidRPr="00000000">
        <w:rPr>
          <w:rtl w:val="0"/>
        </w:rPr>
        <w:t xml:space="preserve">Keep the existing program available for current users (i.e. when signed in) for the rest of 2026. After this, we can consider removing access to the program, and instead just using the Home page / basic pages as a landing page for all of PiP.</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rj2kr4cs644t" w:id="3"/>
      <w:bookmarkEnd w:id="3"/>
      <w:r w:rsidDel="00000000" w:rsidR="00000000" w:rsidRPr="00000000">
        <w:rPr>
          <w:rtl w:val="0"/>
        </w:rPr>
        <w:t xml:space="preserve">Copy text updates</w:t>
      </w:r>
      <w:r w:rsidDel="00000000" w:rsidR="00000000" w:rsidRPr="00000000">
        <w:rPr>
          <w:rtl w:val="0"/>
        </w:rPr>
      </w:r>
    </w:p>
    <w:p w:rsidR="00000000" w:rsidDel="00000000" w:rsidP="00000000" w:rsidRDefault="00000000" w:rsidRPr="00000000" w14:paraId="00000010">
      <w:pPr>
        <w:pStyle w:val="Heading3"/>
        <w:rPr/>
      </w:pPr>
      <w:bookmarkStart w:colFirst="0" w:colLast="0" w:name="_3a4ae25apx7v" w:id="4"/>
      <w:bookmarkEnd w:id="4"/>
      <w:r w:rsidDel="00000000" w:rsidR="00000000" w:rsidRPr="00000000">
        <w:rPr>
          <w:rtl w:val="0"/>
        </w:rPr>
        <w:t xml:space="preserve">CONTACT US PAGE</w:t>
      </w:r>
    </w:p>
    <w:p w:rsidR="00000000" w:rsidDel="00000000" w:rsidP="00000000" w:rsidRDefault="00000000" w:rsidRPr="00000000" w14:paraId="00000011">
      <w:pPr>
        <w:pStyle w:val="Heading4"/>
        <w:keepNext w:val="0"/>
        <w:keepLines w:val="0"/>
        <w:shd w:fill="ffffff" w:val="clear"/>
        <w:spacing w:after="120" w:before="0" w:line="240" w:lineRule="auto"/>
        <w:rPr>
          <w:rFonts w:ascii="Roboto" w:cs="Roboto" w:eastAsia="Roboto" w:hAnsi="Roboto"/>
          <w:color w:val="00838f"/>
        </w:rPr>
      </w:pPr>
      <w:bookmarkStart w:colFirst="0" w:colLast="0" w:name="_ltefq2tvhk8e" w:id="5"/>
      <w:bookmarkEnd w:id="5"/>
      <w:r w:rsidDel="00000000" w:rsidR="00000000" w:rsidRPr="00000000">
        <w:rPr>
          <w:rFonts w:ascii="Roboto" w:cs="Roboto" w:eastAsia="Roboto" w:hAnsi="Roboto"/>
          <w:color w:val="00838f"/>
          <w:rtl w:val="0"/>
        </w:rPr>
        <w:t xml:space="preserve">Contact Us</w:t>
      </w:r>
    </w:p>
    <w:p w:rsidR="00000000" w:rsidDel="00000000" w:rsidP="00000000" w:rsidRDefault="00000000" w:rsidRPr="00000000" w14:paraId="00000012">
      <w:pPr>
        <w:shd w:fill="ffffff" w:val="clear"/>
        <w:spacing w:after="120" w:line="240" w:lineRule="auto"/>
        <w:rPr>
          <w:ins w:author="Mairead Cardamone-Breen" w:id="1" w:date="2026-05-11T22:27:21Z"/>
          <w:rFonts w:ascii="Roboto" w:cs="Roboto" w:eastAsia="Roboto" w:hAnsi="Roboto"/>
          <w:sz w:val="24"/>
          <w:szCs w:val="24"/>
        </w:rPr>
      </w:pPr>
      <w:r w:rsidDel="00000000" w:rsidR="00000000" w:rsidRPr="00000000">
        <w:rPr>
          <w:rFonts w:ascii="Roboto" w:cs="Roboto" w:eastAsia="Roboto" w:hAnsi="Roboto"/>
          <w:sz w:val="24"/>
          <w:szCs w:val="24"/>
          <w:rtl w:val="0"/>
        </w:rPr>
        <w:t xml:space="preserve">We welcome any questions, comments, or feedback about the </w:t>
      </w:r>
      <w:r w:rsidDel="00000000" w:rsidR="00000000" w:rsidRPr="00000000">
        <w:rPr>
          <w:rFonts w:ascii="Roboto" w:cs="Roboto" w:eastAsia="Roboto" w:hAnsi="Roboto"/>
          <w:i w:val="1"/>
          <w:iCs w:val="1"/>
          <w:sz w:val="24"/>
          <w:szCs w:val="24"/>
          <w:rtl w:val="0"/>
        </w:rPr>
        <w:t xml:space="preserve">Partners in Parenting</w:t>
      </w:r>
      <w:r w:rsidDel="00000000" w:rsidR="00000000" w:rsidRPr="00000000">
        <w:rPr>
          <w:rFonts w:ascii="Roboto" w:cs="Roboto" w:eastAsia="Roboto" w:hAnsi="Roboto"/>
          <w:sz w:val="24"/>
          <w:szCs w:val="24"/>
          <w:rtl w:val="0"/>
        </w:rPr>
        <w:t xml:space="preserve"> program or research project</w:t>
      </w:r>
      <w:ins w:author="Mairead Cardamone-Breen" w:id="0" w:date="2026-05-11T22:26:52Z">
        <w:r w:rsidDel="00000000" w:rsidR="00000000" w:rsidRPr="00000000">
          <w:rPr>
            <w:rFonts w:ascii="Roboto" w:cs="Roboto" w:eastAsia="Roboto" w:hAnsi="Roboto"/>
            <w:sz w:val="24"/>
            <w:szCs w:val="24"/>
            <w:rtl w:val="0"/>
          </w:rPr>
          <w:t xml:space="preserve">s</w:t>
        </w:r>
      </w:ins>
      <w:r w:rsidDel="00000000" w:rsidR="00000000" w:rsidRPr="00000000">
        <w:rPr>
          <w:rFonts w:ascii="Roboto" w:cs="Roboto" w:eastAsia="Roboto" w:hAnsi="Roboto"/>
          <w:sz w:val="24"/>
          <w:szCs w:val="24"/>
          <w:rtl w:val="0"/>
        </w:rPr>
        <w:t xml:space="preserve">.</w:t>
      </w:r>
      <w:ins w:author="Mairead Cardamone-Breen" w:id="1" w:date="2026-05-11T22:27:21Z">
        <w:r w:rsidDel="00000000" w:rsidR="00000000" w:rsidRPr="00000000">
          <w:rPr>
            <w:rtl w:val="0"/>
          </w:rPr>
        </w:r>
      </w:ins>
    </w:p>
    <w:p w:rsidR="00000000" w:rsidDel="00000000" w:rsidP="00000000" w:rsidRDefault="00000000" w:rsidRPr="00000000" w14:paraId="00000013">
      <w:pPr>
        <w:shd w:fill="ffffff" w:val="clear"/>
        <w:spacing w:after="120" w:line="240" w:lineRule="auto"/>
        <w:rPr>
          <w:rFonts w:ascii="Roboto" w:cs="Roboto" w:eastAsia="Roboto" w:hAnsi="Roboto"/>
          <w:sz w:val="24"/>
          <w:szCs w:val="24"/>
        </w:rPr>
      </w:pPr>
      <w:ins w:author="Mairead Cardamone-Breen" w:id="1" w:date="2026-05-11T22:27:21Z">
        <w:r w:rsidDel="00000000" w:rsidR="00000000" w:rsidRPr="00000000">
          <w:rPr>
            <w:rFonts w:ascii="Roboto" w:cs="Roboto" w:eastAsia="Roboto" w:hAnsi="Roboto"/>
            <w:sz w:val="24"/>
            <w:szCs w:val="24"/>
            <w:rtl w:val="0"/>
          </w:rPr>
          <w:t xml:space="preserve">If you would like to promote PiP to your networks, we can provide you with promotional materials.</w:t>
        </w:r>
      </w:ins>
      <w:r w:rsidDel="00000000" w:rsidR="00000000" w:rsidRPr="00000000">
        <w:rPr>
          <w:rtl w:val="0"/>
        </w:rPr>
      </w:r>
    </w:p>
    <w:p w:rsidR="00000000" w:rsidDel="00000000" w:rsidP="00000000" w:rsidRDefault="00000000" w:rsidRPr="00000000" w14:paraId="00000014">
      <w:pPr>
        <w:shd w:fill="ffffff" w:val="clear"/>
        <w:spacing w:after="120" w:line="240" w:lineRule="auto"/>
        <w:rPr>
          <w:rFonts w:ascii="Roboto" w:cs="Roboto" w:eastAsia="Roboto" w:hAnsi="Roboto"/>
          <w:sz w:val="24"/>
          <w:szCs w:val="24"/>
        </w:rPr>
      </w:pPr>
      <w:ins w:author="Mairead Cardamone-Breen" w:id="2" w:date="2026-05-11T22:28:22Z">
        <w:r w:rsidDel="00000000" w:rsidR="00000000" w:rsidRPr="00000000">
          <w:rPr>
            <w:rFonts w:ascii="Roboto" w:cs="Roboto" w:eastAsia="Roboto" w:hAnsi="Roboto"/>
            <w:sz w:val="24"/>
            <w:szCs w:val="24"/>
            <w:rtl w:val="0"/>
          </w:rPr>
          <w:t xml:space="preserve">Please contact:</w:t>
        </w:r>
      </w:ins>
      <w:del w:author="Mairead Cardamone-Breen" w:id="3" w:date="2026-05-11T22:28:30Z">
        <w:r w:rsidDel="00000000" w:rsidR="00000000" w:rsidRPr="00000000">
          <w:rPr>
            <w:rFonts w:ascii="Roboto" w:cs="Roboto" w:eastAsia="Roboto" w:hAnsi="Roboto"/>
            <w:sz w:val="24"/>
            <w:szCs w:val="24"/>
            <w:rtl w:val="0"/>
          </w:rPr>
          <w:delText xml:space="preserve">You can contact us at:</w:delText>
        </w:r>
      </w:del>
      <w:r w:rsidDel="00000000" w:rsidR="00000000" w:rsidRPr="00000000">
        <w:rPr>
          <w:rtl w:val="0"/>
        </w:rPr>
      </w:r>
    </w:p>
    <w:p w:rsidR="00000000" w:rsidDel="00000000" w:rsidP="00000000" w:rsidRDefault="00000000" w:rsidRPr="00000000" w14:paraId="00000015">
      <w:pPr>
        <w:shd w:fill="ffffff" w:val="clear"/>
        <w:spacing w:after="120" w:line="240" w:lineRule="auto"/>
        <w:rPr>
          <w:rFonts w:ascii="Roboto" w:cs="Roboto" w:eastAsia="Roboto" w:hAnsi="Roboto"/>
          <w:color w:val="00838f"/>
          <w:sz w:val="24"/>
          <w:szCs w:val="24"/>
        </w:rPr>
      </w:pPr>
      <w:r w:rsidDel="00000000" w:rsidR="00000000" w:rsidRPr="00000000">
        <w:rPr>
          <w:rFonts w:ascii="Roboto" w:cs="Roboto" w:eastAsia="Roboto" w:hAnsi="Roboto"/>
          <w:sz w:val="24"/>
          <w:szCs w:val="24"/>
          <w:rtl w:val="0"/>
        </w:rPr>
        <w:t xml:space="preserve">Email: </w:t>
      </w:r>
      <w:r w:rsidDel="00000000" w:rsidR="00000000" w:rsidRPr="00000000">
        <w:rPr>
          <w:rFonts w:ascii="Roboto" w:cs="Roboto" w:eastAsia="Roboto" w:hAnsi="Roboto"/>
          <w:color w:val="00838f"/>
          <w:sz w:val="24"/>
          <w:szCs w:val="24"/>
          <w:rtl w:val="0"/>
        </w:rPr>
        <w:t xml:space="preserve">mairead.cardamone-breen@monash.edu</w:t>
      </w:r>
    </w:p>
    <w:p w:rsidR="00000000" w:rsidDel="00000000" w:rsidP="00000000" w:rsidRDefault="00000000" w:rsidRPr="00000000" w14:paraId="00000016">
      <w:pPr>
        <w:shd w:fill="ffffff" w:val="clear"/>
        <w:spacing w:after="120" w:line="240" w:lineRule="auto"/>
        <w:rPr>
          <w:rFonts w:ascii="Roboto" w:cs="Roboto" w:eastAsia="Roboto" w:hAnsi="Roboto"/>
          <w:color w:val="00838f"/>
          <w:sz w:val="24"/>
          <w:szCs w:val="24"/>
        </w:rPr>
      </w:pPr>
      <w:r w:rsidDel="00000000" w:rsidR="00000000" w:rsidRPr="00000000">
        <w:rPr>
          <w:rFonts w:ascii="Roboto" w:cs="Roboto" w:eastAsia="Roboto" w:hAnsi="Roboto"/>
          <w:sz w:val="24"/>
          <w:szCs w:val="24"/>
          <w:rtl w:val="0"/>
        </w:rPr>
        <w:t xml:space="preserve">Phone: </w:t>
      </w:r>
      <w:r w:rsidDel="00000000" w:rsidR="00000000" w:rsidRPr="00000000">
        <w:rPr>
          <w:rFonts w:ascii="Roboto" w:cs="Roboto" w:eastAsia="Roboto" w:hAnsi="Roboto"/>
          <w:color w:val="00838f"/>
          <w:sz w:val="24"/>
          <w:szCs w:val="24"/>
          <w:rtl w:val="0"/>
        </w:rPr>
        <w:t xml:space="preserve">(03) 9905 1250</w:t>
      </w:r>
    </w:p>
    <w:p w:rsidR="00000000" w:rsidDel="00000000" w:rsidP="00000000" w:rsidRDefault="00000000" w:rsidRPr="00000000" w14:paraId="00000017">
      <w:pPr>
        <w:pStyle w:val="Heading4"/>
        <w:keepNext w:val="0"/>
        <w:keepLines w:val="0"/>
        <w:shd w:fill="ffffff" w:val="clear"/>
        <w:spacing w:after="120" w:before="0" w:line="240" w:lineRule="auto"/>
        <w:rPr>
          <w:rFonts w:ascii="Roboto" w:cs="Roboto" w:eastAsia="Roboto" w:hAnsi="Roboto"/>
          <w:color w:val="00838f"/>
        </w:rPr>
      </w:pPr>
      <w:bookmarkStart w:colFirst="0" w:colLast="0" w:name="_m740o7mdzo09" w:id="6"/>
      <w:bookmarkEnd w:id="6"/>
      <w:r w:rsidDel="00000000" w:rsidR="00000000" w:rsidRPr="00000000">
        <w:rPr>
          <w:rtl w:val="0"/>
        </w:rPr>
      </w:r>
    </w:p>
    <w:p w:rsidR="00000000" w:rsidDel="00000000" w:rsidP="00000000" w:rsidRDefault="00000000" w:rsidRPr="00000000" w14:paraId="00000018">
      <w:pPr>
        <w:pStyle w:val="Heading4"/>
        <w:keepNext w:val="0"/>
        <w:keepLines w:val="0"/>
        <w:shd w:fill="ffffff" w:val="clear"/>
        <w:spacing w:after="120" w:before="0" w:line="240" w:lineRule="auto"/>
        <w:rPr>
          <w:del w:author="Mairead Cardamone-Breen" w:id="4" w:date="2026-05-11T22:28:36Z"/>
          <w:rFonts w:ascii="Roboto" w:cs="Roboto" w:eastAsia="Roboto" w:hAnsi="Roboto"/>
          <w:color w:val="00838f"/>
        </w:rPr>
      </w:pPr>
      <w:del w:author="Mairead Cardamone-Breen" w:id="4" w:date="2026-05-11T22:28:36Z">
        <w:bookmarkStart w:colFirst="0" w:colLast="0" w:name="_lhg7frh8ztc" w:id="7"/>
        <w:bookmarkEnd w:id="7"/>
        <w:r w:rsidDel="00000000" w:rsidR="00000000" w:rsidRPr="00000000">
          <w:rPr>
            <w:rFonts w:ascii="Roboto" w:cs="Roboto" w:eastAsia="Roboto" w:hAnsi="Roboto"/>
            <w:color w:val="00838f"/>
            <w:rtl w:val="0"/>
          </w:rPr>
          <w:delText xml:space="preserve">Marketing Materials</w:delText>
        </w:r>
      </w:del>
    </w:p>
    <w:p w:rsidR="00000000" w:rsidDel="00000000" w:rsidP="00000000" w:rsidRDefault="00000000" w:rsidRPr="00000000" w14:paraId="00000019">
      <w:pPr>
        <w:shd w:fill="ffffff" w:val="clear"/>
        <w:spacing w:after="120" w:line="240" w:lineRule="auto"/>
        <w:rPr>
          <w:del w:author="Mairead Cardamone-Breen" w:id="4" w:date="2026-05-11T22:28:36Z"/>
          <w:rFonts w:ascii="Roboto" w:cs="Roboto" w:eastAsia="Roboto" w:hAnsi="Roboto"/>
          <w:sz w:val="24"/>
          <w:szCs w:val="24"/>
        </w:rPr>
      </w:pPr>
      <w:del w:author="Mairead Cardamone-Breen" w:id="4" w:date="2026-05-11T22:28:36Z">
        <w:r w:rsidDel="00000000" w:rsidR="00000000" w:rsidRPr="00000000">
          <w:rPr>
            <w:rFonts w:ascii="Roboto" w:cs="Roboto" w:eastAsia="Roboto" w:hAnsi="Roboto"/>
            <w:sz w:val="24"/>
            <w:szCs w:val="24"/>
            <w:rtl w:val="0"/>
          </w:rPr>
          <w:delText xml:space="preserve">If you would like to promote the Partners in Parenting program to your network, we have a number of marketing materials available.</w:delText>
        </w:r>
      </w:del>
    </w:p>
    <w:p w:rsidR="00000000" w:rsidDel="00000000" w:rsidP="00000000" w:rsidRDefault="00000000" w:rsidRPr="00000000" w14:paraId="0000001A">
      <w:pPr>
        <w:shd w:fill="ffffff" w:val="clear"/>
        <w:spacing w:after="120" w:line="240" w:lineRule="auto"/>
        <w:rPr>
          <w:rFonts w:ascii="Roboto" w:cs="Roboto" w:eastAsia="Roboto" w:hAnsi="Roboto"/>
          <w:color w:val="00838f"/>
          <w:sz w:val="24"/>
          <w:szCs w:val="24"/>
        </w:rPr>
      </w:pPr>
      <w:del w:author="Mairead Cardamone-Breen" w:id="4" w:date="2026-05-11T22:28:36Z">
        <w:r w:rsidDel="00000000" w:rsidR="00000000" w:rsidRPr="00000000">
          <w:rPr>
            <w:rFonts w:ascii="Roboto" w:cs="Roboto" w:eastAsia="Roboto" w:hAnsi="Roboto"/>
            <w:sz w:val="24"/>
            <w:szCs w:val="24"/>
            <w:rtl w:val="0"/>
          </w:rPr>
          <w:delText xml:space="preserve">Please request access to our PiP Promotion Pack by emailing us at: </w:delText>
        </w:r>
        <w:r w:rsidDel="00000000" w:rsidR="00000000" w:rsidRPr="00000000">
          <w:rPr>
            <w:rFonts w:ascii="Roboto" w:cs="Roboto" w:eastAsia="Roboto" w:hAnsi="Roboto"/>
            <w:color w:val="00838f"/>
            <w:sz w:val="24"/>
            <w:szCs w:val="24"/>
            <w:rtl w:val="0"/>
          </w:rPr>
          <w:delText xml:space="preserve">med-pip-plus@monash.edu</w:delText>
        </w:r>
      </w:del>
      <w:r w:rsidDel="00000000" w:rsidR="00000000" w:rsidRPr="00000000">
        <w:rPr>
          <w:rtl w:val="0"/>
        </w:rPr>
      </w:r>
    </w:p>
    <w:p w:rsidR="00000000" w:rsidDel="00000000" w:rsidP="00000000" w:rsidRDefault="00000000" w:rsidRPr="00000000" w14:paraId="0000001B">
      <w:pPr>
        <w:pStyle w:val="Heading3"/>
        <w:rPr/>
      </w:pPr>
      <w:bookmarkStart w:colFirst="0" w:colLast="0" w:name="_l6g08m1trhtr" w:id="8"/>
      <w:bookmarkEnd w:id="8"/>
      <w:r w:rsidDel="00000000" w:rsidR="00000000" w:rsidRPr="00000000">
        <w:rPr>
          <w:rtl w:val="0"/>
        </w:rPr>
      </w:r>
    </w:p>
    <w:p w:rsidR="00000000" w:rsidDel="00000000" w:rsidP="00000000" w:rsidRDefault="00000000" w:rsidRPr="00000000" w14:paraId="0000001C">
      <w:pPr>
        <w:pStyle w:val="Heading3"/>
        <w:rPr>
          <w:highlight w:val="yellow"/>
          <w:rPrChange w:author="Mairead Cardamone-Breen" w:id="5" w:date="2026-05-11T22:49:05Z">
            <w:rPr/>
          </w:rPrChange>
        </w:rPr>
      </w:pPr>
      <w:bookmarkStart w:colFirst="0" w:colLast="0" w:name="_juq4uaj2mism" w:id="9"/>
      <w:bookmarkEnd w:id="9"/>
      <w:r w:rsidDel="00000000" w:rsidR="00000000" w:rsidRPr="00000000">
        <w:rPr>
          <w:rtl w:val="0"/>
        </w:rPr>
        <w:t xml:space="preserve">HOME PAGE</w:t>
      </w:r>
      <w:r w:rsidDel="00000000" w:rsidR="00000000" w:rsidRPr="00000000">
        <w:rPr>
          <w:highlight w:val="yellow"/>
          <w:rtl w:val="0"/>
          <w:rPrChange w:author="Mairead Cardamone-Breen" w:id="5" w:date="2026-05-11T22:49:05Z">
            <w:rPr/>
          </w:rPrChange>
        </w:rPr>
        <w:t xml:space="preserve"> </w:t>
      </w:r>
    </w:p>
    <w:p w:rsidR="00000000" w:rsidDel="00000000" w:rsidP="00000000" w:rsidRDefault="00000000" w:rsidRPr="00000000" w14:paraId="0000001D">
      <w:pPr>
        <w:pStyle w:val="Heading3"/>
        <w:keepNext w:val="0"/>
        <w:keepLines w:val="0"/>
        <w:shd w:fill="e0f7fa" w:val="clear"/>
        <w:spacing w:after="100" w:before="0" w:line="480" w:lineRule="auto"/>
        <w:rPr>
          <w:vertAlign w:val="superscript"/>
          <w:rPrChange w:author="Mairead Cardamone-Breen" w:id="7" w:date="2026-05-13T02:12:31Z">
            <w:rPr>
              <w:rFonts w:ascii="Times New Roman" w:cs="Times New Roman" w:eastAsia="Times New Roman" w:hAnsi="Times New Roman"/>
              <w:color w:val="9e9e9e"/>
              <w:vertAlign w:val="superscript"/>
            </w:rPr>
          </w:rPrChange>
        </w:rPr>
        <w:pPrChange w:author="Mairead Cardamone-Breen" w:id="0" w:date="2026-05-13T02:12:31Z">
          <w:pPr>
            <w:pStyle w:val="Heading3"/>
            <w:keepNext w:val="0"/>
            <w:keepLines w:val="0"/>
            <w:shd w:fill="e0f7fa" w:val="clear"/>
            <w:spacing w:after="100" w:before="0" w:line="480" w:lineRule="auto"/>
          </w:pPr>
        </w:pPrChange>
      </w:pPr>
      <w:bookmarkStart w:colFirst="0" w:colLast="0" w:name="_diwzwtgd16ss" w:id="10"/>
      <w:bookmarkEnd w:id="10"/>
      <w:r w:rsidDel="00000000" w:rsidR="00000000" w:rsidRPr="00000000">
        <w:rPr>
          <w:rFonts w:ascii="Times New Roman" w:cs="Times New Roman" w:eastAsia="Times New Roman" w:hAnsi="Times New Roman"/>
          <w:b w:val="1"/>
          <w:bCs w:val="1"/>
          <w:color w:val="424242"/>
          <w:rtl w:val="0"/>
        </w:rPr>
        <w:t xml:space="preserve">Partners in Parenting </w:t>
      </w:r>
      <w:del w:author="Mairead Cardamone-Breen" w:id="6" w:date="2026-05-11T22:33:42Z">
        <w:r w:rsidDel="00000000" w:rsidR="00000000" w:rsidRPr="00000000">
          <w:rPr>
            <w:rFonts w:ascii="Times New Roman" w:cs="Times New Roman" w:eastAsia="Times New Roman" w:hAnsi="Times New Roman"/>
            <w:b w:val="1"/>
            <w:bCs w:val="1"/>
            <w:color w:val="424242"/>
            <w:rtl w:val="0"/>
          </w:rPr>
          <w:delText xml:space="preserve">PLUS</w:delText>
        </w:r>
        <w:r w:rsidDel="00000000" w:rsidR="00000000" w:rsidRPr="00000000">
          <w:rPr>
            <w:rFonts w:ascii="Times New Roman" w:cs="Times New Roman" w:eastAsia="Times New Roman" w:hAnsi="Times New Roman"/>
            <w:color w:val="9e9e9e"/>
            <w:vertAlign w:val="superscript"/>
            <w:rtl w:val="0"/>
          </w:rPr>
          <w:delText xml:space="preserve">PiP+</w:delText>
        </w:r>
      </w:del>
      <w:r w:rsidDel="00000000" w:rsidR="00000000" w:rsidRPr="00000000">
        <w:rPr>
          <w:rtl w:val="0"/>
        </w:rPr>
      </w:r>
    </w:p>
    <w:p w:rsidR="00000000" w:rsidDel="00000000" w:rsidP="00000000" w:rsidRDefault="00000000" w:rsidRPr="00000000" w14:paraId="0000001E">
      <w:pPr>
        <w:shd w:fill="e0f7fa" w:val="clear"/>
        <w:spacing w:line="360" w:lineRule="auto"/>
        <w:rPr>
          <w:ins w:author="Mairead Cardamone-Breen" w:id="8" w:date="2026-05-11T22:34:59Z"/>
          <w:rPrChange w:author="Mairead Cardamone-Breen" w:id="9" w:date="2026-05-11T22:34:59Z">
            <w:rPr>
              <w:rFonts w:ascii="Times New Roman" w:cs="Times New Roman" w:eastAsia="Times New Roman" w:hAnsi="Times New Roman"/>
              <w:color w:val="9e9e9e"/>
              <w:vertAlign w:val="superscript"/>
            </w:rPr>
          </w:rPrChange>
        </w:rPr>
      </w:pPr>
      <w:ins w:author="Mairead Cardamone-Breen" w:id="8" w:date="2026-05-11T22:34:59Z">
        <w:r w:rsidDel="00000000" w:rsidR="00000000" w:rsidRPr="00000000">
          <w:rPr>
            <w:rtl w:val="0"/>
            <w:rPrChange w:author="Mairead Cardamone-Breen" w:id="9" w:date="2026-05-11T22:34:59Z">
              <w:rPr>
                <w:rFonts w:ascii="Times New Roman" w:cs="Times New Roman" w:eastAsia="Times New Roman" w:hAnsi="Times New Roman"/>
                <w:color w:val="9e9e9e"/>
                <w:vertAlign w:val="superscript"/>
              </w:rPr>
            </w:rPrChange>
          </w:rPr>
          <w:t xml:space="preserve">ADD BOX TO THE SIDE/SOMEWHERE SEPARATE:</w:t>
          <w:br w:type="textWrapping"/>
          <w:t xml:space="preserve">Heading: Do you have an existing account for PiP+? </w:t>
          <w:br w:type="textWrapping"/>
          <w:t xml:space="preserve">Box text: The previous version of Partners in Parenting Plus (PiP+) available at </w:t>
        </w:r>
        <w:r w:rsidDel="00000000" w:rsidR="00000000" w:rsidRPr="00000000">
          <w:fldChar w:fldCharType="begin"/>
        </w:r>
        <w:r w:rsidDel="00000000" w:rsidR="00000000" w:rsidRPr="00000000">
          <w:instrText xml:space="preserve">HYPERLINK "http://partnersinparenting.com.au"</w:instrText>
        </w:r>
        <w:r w:rsidDel="00000000" w:rsidR="00000000" w:rsidRPr="00000000">
          <w:fldChar w:fldCharType="separate"/>
        </w:r>
        <w:r w:rsidDel="00000000" w:rsidR="00000000" w:rsidRPr="00000000">
          <w:rPr>
            <w:vertAlign w:val="superscript"/>
            <w:rtl w:val="0"/>
            <w:rPrChange w:author="Mairead Cardamone-Breen" w:id="7" w:date="2026-05-13T02:12:31Z">
              <w:rPr>
                <w:color w:val="1155cc"/>
                <w:u w:val="single"/>
              </w:rPr>
            </w:rPrChange>
          </w:rPr>
          <w:t xml:space="preserve">partnersinparenting.com.au</w:t>
        </w:r>
        <w:r w:rsidDel="00000000" w:rsidR="00000000" w:rsidRPr="00000000">
          <w:fldChar w:fldCharType="end"/>
        </w:r>
        <w:r w:rsidDel="00000000" w:rsidR="00000000" w:rsidRPr="00000000">
          <w:rPr>
            <w:rtl w:val="0"/>
            <w:rPrChange w:author="Mairead Cardamone-Breen" w:id="9" w:date="2026-05-11T22:34:59Z">
              <w:rPr>
                <w:rFonts w:ascii="Times New Roman" w:cs="Times New Roman" w:eastAsia="Times New Roman" w:hAnsi="Times New Roman"/>
                <w:color w:val="9e9e9e"/>
                <w:vertAlign w:val="superscript"/>
              </w:rPr>
            </w:rPrChange>
          </w:rPr>
          <w:t xml:space="preserve"> is no longer taking new registrations. If you have already signed up for this program, you can continue to </w:t>
        </w:r>
        <w:r w:rsidDel="00000000" w:rsidR="00000000" w:rsidRPr="00000000">
          <w:fldChar w:fldCharType="begin"/>
        </w:r>
        <w:r w:rsidDel="00000000" w:rsidR="00000000" w:rsidRPr="00000000">
          <w:instrText xml:space="preserve">HYPERLINK "https://pip-plus.web.app/"</w:instrText>
        </w:r>
        <w:r w:rsidDel="00000000" w:rsidR="00000000" w:rsidRPr="00000000">
          <w:fldChar w:fldCharType="separate"/>
        </w:r>
        <w:r w:rsidDel="00000000" w:rsidR="00000000" w:rsidRPr="00000000">
          <w:rPr>
            <w:vertAlign w:val="superscript"/>
            <w:rtl w:val="0"/>
            <w:rPrChange w:author="Mairead Cardamone-Breen" w:id="7" w:date="2026-05-13T02:12:31Z">
              <w:rPr>
                <w:color w:val="1155cc"/>
                <w:u w:val="single"/>
              </w:rPr>
            </w:rPrChange>
          </w:rPr>
          <w:t xml:space="preserve">access your program here</w:t>
        </w:r>
        <w:r w:rsidDel="00000000" w:rsidR="00000000" w:rsidRPr="00000000">
          <w:fldChar w:fldCharType="end"/>
        </w:r>
        <w:r w:rsidDel="00000000" w:rsidR="00000000" w:rsidRPr="00000000">
          <w:rPr>
            <w:rtl w:val="0"/>
            <w:rPrChange w:author="Mairead Cardamone-Breen" w:id="9" w:date="2026-05-11T22:34:59Z">
              <w:rPr>
                <w:rFonts w:ascii="Times New Roman" w:cs="Times New Roman" w:eastAsia="Times New Roman" w:hAnsi="Times New Roman"/>
                <w:color w:val="9e9e9e"/>
                <w:vertAlign w:val="superscript"/>
              </w:rPr>
            </w:rPrChange>
          </w:rPr>
          <w:t xml:space="preserve">. </w:t>
          <w:br w:type="textWrapping"/>
        </w:r>
      </w:ins>
    </w:p>
    <w:p w:rsidR="00000000" w:rsidDel="00000000" w:rsidP="00000000" w:rsidRDefault="00000000" w:rsidRPr="00000000" w14:paraId="0000001F">
      <w:pPr>
        <w:shd w:fill="e0f7fa" w:val="clear"/>
        <w:spacing w:line="360" w:lineRule="auto"/>
        <w:rPr>
          <w:ins w:author="Mairead Cardamone-Breen" w:id="8" w:date="2026-05-11T22:34:59Z"/>
          <w:rFonts w:ascii="Roboto" w:cs="Roboto" w:eastAsia="Roboto" w:hAnsi="Roboto"/>
          <w:sz w:val="24"/>
          <w:szCs w:val="24"/>
          <w:rPrChange w:author="Mairead Cardamone-Breen" w:id="9" w:date="2026-05-11T22:34:59Z">
            <w:rPr>
              <w:rFonts w:ascii="Times New Roman" w:cs="Times New Roman" w:eastAsia="Times New Roman" w:hAnsi="Times New Roman"/>
              <w:color w:val="9e9e9e"/>
              <w:vertAlign w:val="superscript"/>
            </w:rPr>
          </w:rPrChange>
        </w:rPr>
      </w:pPr>
      <w:ins w:author="Mairead Cardamone-Breen" w:id="8" w:date="2026-05-11T22:34:59Z">
        <w:r w:rsidDel="00000000" w:rsidR="00000000" w:rsidRPr="00000000">
          <w:rPr>
            <w:rtl w:val="0"/>
            <w:rPrChange w:author="Mairead Cardamone-Breen" w:id="9" w:date="2026-05-11T22:34:59Z">
              <w:rPr>
                <w:rFonts w:ascii="Times New Roman" w:cs="Times New Roman" w:eastAsia="Times New Roman" w:hAnsi="Times New Roman"/>
                <w:color w:val="9e9e9e"/>
                <w:vertAlign w:val="superscript"/>
              </w:rPr>
            </w:rPrChange>
          </w:rPr>
          <w:t xml:space="preserve">MAIN HOME PAGE COPY  TEXT:</w:t>
        </w:r>
        <w:r w:rsidDel="00000000" w:rsidR="00000000" w:rsidRPr="00000000">
          <w:rPr>
            <w:rtl w:val="0"/>
          </w:rPr>
        </w:r>
      </w:ins>
    </w:p>
    <w:p w:rsidR="00000000" w:rsidDel="00000000" w:rsidP="00000000" w:rsidRDefault="00000000" w:rsidRPr="00000000" w14:paraId="00000020">
      <w:pPr>
        <w:shd w:fill="e0f7fa" w:val="clear"/>
        <w:spacing w:line="360" w:lineRule="auto"/>
        <w:rPr>
          <w:ins w:author="Mairead Cardamone-Breen" w:id="11" w:date="2026-05-11T22:33:47Z"/>
          <w:del w:author="Mairead Cardamone-Breen" w:id="11" w:date="2026-05-11T22:33:47Z"/>
          <w:rFonts w:ascii="Roboto" w:cs="Roboto" w:eastAsia="Roboto" w:hAnsi="Roboto"/>
          <w:sz w:val="24"/>
          <w:szCs w:val="24"/>
        </w:rPr>
      </w:pPr>
      <w:ins w:author="Mairead Cardamone-Breen" w:id="8" w:date="2026-05-11T22:34:59Z">
        <w:r w:rsidDel="00000000" w:rsidR="00000000" w:rsidRPr="00000000">
          <w:rPr>
            <w:rFonts w:ascii="Roboto" w:cs="Roboto" w:eastAsia="Roboto" w:hAnsi="Roboto"/>
            <w:sz w:val="24"/>
            <w:szCs w:val="24"/>
            <w:rtl w:val="0"/>
            <w:rPrChange w:author="Mairead Cardamone-Breen" w:id="9" w:date="2026-05-11T22:34:59Z">
              <w:rPr>
                <w:rFonts w:ascii="Times New Roman" w:cs="Times New Roman" w:eastAsia="Times New Roman" w:hAnsi="Times New Roman"/>
                <w:color w:val="9e9e9e"/>
                <w:vertAlign w:val="superscript"/>
              </w:rPr>
            </w:rPrChange>
          </w:rPr>
          <w:t xml:space="preserve">Welcome to </w:t>
        </w:r>
      </w:ins>
      <w:r w:rsidDel="00000000" w:rsidR="00000000" w:rsidRPr="00000000">
        <w:rPr>
          <w:rFonts w:ascii="Roboto" w:cs="Roboto" w:eastAsia="Roboto" w:hAnsi="Roboto"/>
          <w:sz w:val="24"/>
          <w:szCs w:val="24"/>
          <w:rtl w:val="0"/>
        </w:rPr>
        <w:t xml:space="preserve">Partners in Parenting</w:t>
      </w:r>
      <w:ins w:author="Mairead Cardamone-Breen" w:id="10" w:date="2026-05-11T22:35:03Z">
        <w:r w:rsidDel="00000000" w:rsidR="00000000" w:rsidRPr="00000000">
          <w:rPr>
            <w:rFonts w:ascii="Roboto" w:cs="Roboto" w:eastAsia="Roboto" w:hAnsi="Roboto"/>
            <w:sz w:val="24"/>
            <w:szCs w:val="24"/>
            <w:rtl w:val="0"/>
          </w:rPr>
          <w:t xml:space="preserve"> (PiP)!</w:t>
        </w:r>
      </w:ins>
      <w:r w:rsidDel="00000000" w:rsidR="00000000" w:rsidRPr="00000000">
        <w:rPr>
          <w:rFonts w:ascii="Roboto" w:cs="Roboto" w:eastAsia="Roboto" w:hAnsi="Roboto"/>
          <w:sz w:val="24"/>
          <w:szCs w:val="24"/>
          <w:rtl w:val="0"/>
        </w:rPr>
        <w:t xml:space="preserve"> </w:t>
      </w:r>
      <w:del w:author="Mairead Cardamone-Breen" w:id="11" w:date="2026-05-11T22:33:47Z">
        <w:r w:rsidDel="00000000" w:rsidR="00000000" w:rsidRPr="00000000">
          <w:rPr>
            <w:rFonts w:ascii="Roboto" w:cs="Roboto" w:eastAsia="Roboto" w:hAnsi="Roboto"/>
            <w:sz w:val="24"/>
            <w:szCs w:val="24"/>
            <w:rtl w:val="0"/>
          </w:rPr>
          <w:delText xml:space="preserve">PLUS (PiP+)</w:delText>
        </w:r>
      </w:del>
      <w:ins w:author="Mairead Cardamone-Breen" w:id="11" w:date="2026-05-11T22:33:47Z">
        <w:del w:author="Mairead Cardamone-Breen" w:id="11" w:date="2026-05-11T22:33:47Z">
          <w:r w:rsidDel="00000000" w:rsidR="00000000" w:rsidRPr="00000000">
            <w:rPr>
              <w:rtl w:val="0"/>
            </w:rPr>
          </w:r>
        </w:del>
      </w:ins>
    </w:p>
    <w:p w:rsidR="00000000" w:rsidDel="00000000" w:rsidP="00000000" w:rsidRDefault="00000000" w:rsidRPr="00000000" w14:paraId="00000021">
      <w:pPr>
        <w:shd w:fill="e0f7fa" w:val="clear"/>
        <w:spacing w:line="360" w:lineRule="auto"/>
        <w:rPr>
          <w:ins w:author="Mairead Cardamone-Breen" w:id="17" w:date="2026-05-11T22:33:34Z"/>
          <w:rFonts w:ascii="Roboto" w:cs="Roboto" w:eastAsia="Roboto" w:hAnsi="Roboto"/>
          <w:sz w:val="24"/>
          <w:szCs w:val="24"/>
        </w:rPr>
      </w:pPr>
      <w:del w:author="Mairead Cardamone-Breen" w:id="11" w:date="2026-05-11T22:33:47Z">
        <w:r w:rsidDel="00000000" w:rsidR="00000000" w:rsidRPr="00000000">
          <w:rPr>
            <w:rFonts w:ascii="Roboto" w:cs="Roboto" w:eastAsia="Roboto" w:hAnsi="Roboto"/>
            <w:sz w:val="24"/>
            <w:szCs w:val="24"/>
            <w:rtl w:val="0"/>
          </w:rPr>
          <w:delText xml:space="preserve"> </w:delText>
        </w:r>
      </w:del>
      <w:ins w:author="Mairead Cardamone-Breen" w:id="11" w:date="2026-05-11T22:33:47Z">
        <w:r w:rsidDel="00000000" w:rsidR="00000000" w:rsidRPr="00000000">
          <w:rPr>
            <w:rFonts w:ascii="Roboto" w:cs="Roboto" w:eastAsia="Roboto" w:hAnsi="Roboto"/>
            <w:sz w:val="24"/>
            <w:szCs w:val="24"/>
            <w:rtl w:val="0"/>
          </w:rPr>
          <w:t xml:space="preserve">PiP </w:t>
        </w:r>
      </w:ins>
      <w:r w:rsidDel="00000000" w:rsidR="00000000" w:rsidRPr="00000000">
        <w:rPr>
          <w:rFonts w:ascii="Roboto" w:cs="Roboto" w:eastAsia="Roboto" w:hAnsi="Roboto"/>
          <w:sz w:val="24"/>
          <w:szCs w:val="24"/>
          <w:rtl w:val="0"/>
        </w:rPr>
        <w:t xml:space="preserve">is </w:t>
      </w:r>
      <w:ins w:author="Mairead Cardamone-Breen" w:id="12" w:date="2026-05-11T22:34:50Z">
        <w:r w:rsidDel="00000000" w:rsidR="00000000" w:rsidRPr="00000000">
          <w:rPr>
            <w:rFonts w:ascii="Roboto" w:cs="Roboto" w:eastAsia="Roboto" w:hAnsi="Roboto"/>
            <w:sz w:val="24"/>
            <w:szCs w:val="24"/>
            <w:rtl w:val="0"/>
          </w:rPr>
          <w:t xml:space="preserve">an </w:t>
        </w:r>
      </w:ins>
      <w:del w:author="Mairead Cardamone-Breen" w:id="12" w:date="2026-05-11T22:34:50Z">
        <w:r w:rsidDel="00000000" w:rsidR="00000000" w:rsidRPr="00000000">
          <w:rPr>
            <w:rFonts w:ascii="Roboto" w:cs="Roboto" w:eastAsia="Roboto" w:hAnsi="Roboto"/>
            <w:sz w:val="24"/>
            <w:szCs w:val="24"/>
            <w:rtl w:val="0"/>
          </w:rPr>
          <w:delText xml:space="preserve">the new and updated version of the </w:delText>
        </w:r>
        <w:r w:rsidDel="00000000" w:rsidR="00000000" w:rsidRPr="00000000">
          <w:rPr>
            <w:rFonts w:ascii="Roboto" w:cs="Roboto" w:eastAsia="Roboto" w:hAnsi="Roboto"/>
            <w:b w:val="1"/>
            <w:bCs w:val="1"/>
            <w:sz w:val="24"/>
            <w:szCs w:val="24"/>
            <w:rtl w:val="0"/>
          </w:rPr>
          <w:delText xml:space="preserve">FREE</w:delText>
        </w:r>
        <w:r w:rsidDel="00000000" w:rsidR="00000000" w:rsidRPr="00000000">
          <w:rPr>
            <w:rFonts w:ascii="Roboto" w:cs="Roboto" w:eastAsia="Roboto" w:hAnsi="Roboto"/>
            <w:sz w:val="24"/>
            <w:szCs w:val="24"/>
            <w:rtl w:val="0"/>
          </w:rPr>
          <w:delText xml:space="preserve"> </w:delText>
        </w:r>
      </w:del>
      <w:r w:rsidDel="00000000" w:rsidR="00000000" w:rsidRPr="00000000">
        <w:rPr>
          <w:rFonts w:ascii="Roboto" w:cs="Roboto" w:eastAsia="Roboto" w:hAnsi="Roboto"/>
          <w:sz w:val="24"/>
          <w:szCs w:val="24"/>
          <w:rtl w:val="0"/>
        </w:rPr>
        <w:t xml:space="preserve">award-winning, evidence-based </w:t>
      </w:r>
      <w:ins w:author="Mairead Cardamone-Breen" w:id="13" w:date="2026-05-11T23:08:31Z">
        <w:r w:rsidDel="00000000" w:rsidR="00000000" w:rsidRPr="00000000">
          <w:rPr>
            <w:rFonts w:ascii="Roboto" w:cs="Roboto" w:eastAsia="Roboto" w:hAnsi="Roboto"/>
            <w:sz w:val="24"/>
            <w:szCs w:val="24"/>
            <w:rtl w:val="0"/>
          </w:rPr>
          <w:t xml:space="preserve">online </w:t>
        </w:r>
      </w:ins>
      <w:r w:rsidDel="00000000" w:rsidR="00000000" w:rsidRPr="00000000">
        <w:rPr>
          <w:rFonts w:ascii="Roboto" w:cs="Roboto" w:eastAsia="Roboto" w:hAnsi="Roboto"/>
          <w:sz w:val="24"/>
          <w:szCs w:val="24"/>
          <w:rtl w:val="0"/>
        </w:rPr>
        <w:t xml:space="preserve">parenting program designed to help you raise your </w:t>
      </w:r>
      <w:ins w:author="Mairead Cardamone-Breen" w:id="14" w:date="2026-05-11T23:08:37Z">
        <w:r w:rsidDel="00000000" w:rsidR="00000000" w:rsidRPr="00000000">
          <w:rPr>
            <w:rFonts w:ascii="Roboto" w:cs="Roboto" w:eastAsia="Roboto" w:hAnsi="Roboto"/>
            <w:sz w:val="24"/>
            <w:szCs w:val="24"/>
            <w:rtl w:val="0"/>
          </w:rPr>
          <w:t xml:space="preserve">child </w:t>
        </w:r>
        <w:del w:author="Marie Yap" w:id="15" w:date="2026-05-14T02:03:43Z">
          <w:r w:rsidDel="00000000" w:rsidR="00000000" w:rsidRPr="00000000">
            <w:rPr>
              <w:rFonts w:ascii="Roboto" w:cs="Roboto" w:eastAsia="Roboto" w:hAnsi="Roboto"/>
              <w:sz w:val="24"/>
              <w:szCs w:val="24"/>
              <w:rtl w:val="0"/>
            </w:rPr>
            <w:delText xml:space="preserve">or </w:delText>
          </w:r>
        </w:del>
      </w:ins>
      <w:del w:author="Marie Yap" w:id="15" w:date="2026-05-14T02:03:43Z">
        <w:r w:rsidDel="00000000" w:rsidR="00000000" w:rsidRPr="00000000">
          <w:rPr>
            <w:rFonts w:ascii="Roboto" w:cs="Roboto" w:eastAsia="Roboto" w:hAnsi="Roboto"/>
            <w:sz w:val="24"/>
            <w:szCs w:val="24"/>
            <w:rtl w:val="0"/>
          </w:rPr>
          <w:delText xml:space="preserve">teenager </w:delText>
        </w:r>
      </w:del>
      <w:r w:rsidDel="00000000" w:rsidR="00000000" w:rsidRPr="00000000">
        <w:rPr>
          <w:rFonts w:ascii="Roboto" w:cs="Roboto" w:eastAsia="Roboto" w:hAnsi="Roboto"/>
          <w:sz w:val="24"/>
          <w:szCs w:val="24"/>
          <w:rtl w:val="0"/>
        </w:rPr>
        <w:t xml:space="preserve">with confidence</w:t>
      </w:r>
      <w:ins w:author="Mairead Cardamone-Breen" w:id="16" w:date="2026-05-11T22:36:17Z">
        <w:r w:rsidDel="00000000" w:rsidR="00000000" w:rsidRPr="00000000">
          <w:rPr>
            <w:rFonts w:ascii="Roboto" w:cs="Roboto" w:eastAsia="Roboto" w:hAnsi="Roboto"/>
            <w:sz w:val="24"/>
            <w:szCs w:val="24"/>
            <w:rtl w:val="0"/>
          </w:rPr>
          <w:t xml:space="preserve">, and support their mental health</w:t>
        </w:r>
      </w:ins>
      <w:r w:rsidDel="00000000" w:rsidR="00000000" w:rsidRPr="00000000">
        <w:rPr>
          <w:rFonts w:ascii="Roboto" w:cs="Roboto" w:eastAsia="Roboto" w:hAnsi="Roboto"/>
          <w:sz w:val="24"/>
          <w:szCs w:val="24"/>
          <w:rtl w:val="0"/>
        </w:rPr>
        <w:t xml:space="preserve">.</w:t>
      </w:r>
      <w:ins w:author="Mairead Cardamone-Breen" w:id="17" w:date="2026-05-11T22:33:34Z">
        <w:r w:rsidDel="00000000" w:rsidR="00000000" w:rsidRPr="00000000">
          <w:rPr>
            <w:rFonts w:ascii="Roboto" w:cs="Roboto" w:eastAsia="Roboto" w:hAnsi="Roboto"/>
            <w:sz w:val="24"/>
            <w:szCs w:val="24"/>
            <w:rtl w:val="0"/>
          </w:rPr>
          <w:t xml:space="preserve"> PiP is based on decades of research evidence and international expert consensus about what parents can do to reduce the risk of common mental health problems like depression and anxiety in their child.</w:t>
        </w:r>
      </w:ins>
    </w:p>
    <w:p w:rsidR="00000000" w:rsidDel="00000000" w:rsidP="00000000" w:rsidRDefault="00000000" w:rsidRPr="00000000" w14:paraId="00000022">
      <w:pPr>
        <w:shd w:fill="e0f7fa" w:val="clear"/>
        <w:spacing w:line="360" w:lineRule="auto"/>
        <w:rPr>
          <w:ins w:author="Mairead Cardamone-Breen" w:id="17" w:date="2026-05-11T22:33:34Z"/>
          <w:rFonts w:ascii="Roboto" w:cs="Roboto" w:eastAsia="Roboto" w:hAnsi="Roboto"/>
          <w:sz w:val="24"/>
          <w:szCs w:val="24"/>
        </w:rPr>
      </w:pPr>
      <w:ins w:author="Mairead Cardamone-Breen" w:id="17" w:date="2026-05-11T22:33:34Z">
        <w:r w:rsidDel="00000000" w:rsidR="00000000" w:rsidRPr="00000000">
          <w:rPr>
            <w:rtl w:val="0"/>
          </w:rPr>
        </w:r>
      </w:ins>
    </w:p>
    <w:p w:rsidR="00000000" w:rsidDel="00000000" w:rsidP="00000000" w:rsidRDefault="00000000" w:rsidRPr="00000000" w14:paraId="00000023">
      <w:pPr>
        <w:shd w:fill="e0f7fa" w:val="clear"/>
        <w:spacing w:line="360" w:lineRule="auto"/>
        <w:rPr>
          <w:ins w:author="Mairead Cardamone-Breen" w:id="17" w:date="2026-05-11T22:33:34Z"/>
          <w:rFonts w:ascii="Roboto" w:cs="Roboto" w:eastAsia="Roboto" w:hAnsi="Roboto"/>
          <w:b w:val="1"/>
          <w:bCs w:val="1"/>
          <w:sz w:val="24"/>
          <w:szCs w:val="24"/>
          <w:rPrChange w:author="Mairead Cardamone-Breen" w:id="18" w:date="2026-05-11T22:33:34Z">
            <w:rPr>
              <w:rFonts w:ascii="Roboto" w:cs="Roboto" w:eastAsia="Roboto" w:hAnsi="Roboto"/>
              <w:sz w:val="24"/>
              <w:szCs w:val="24"/>
            </w:rPr>
          </w:rPrChange>
        </w:rPr>
      </w:pPr>
      <w:ins w:author="Mairead Cardamone-Breen" w:id="17" w:date="2026-05-11T22:33:34Z">
        <w:r w:rsidDel="00000000" w:rsidR="00000000" w:rsidRPr="00000000">
          <w:rPr>
            <w:rFonts w:ascii="Roboto" w:cs="Roboto" w:eastAsia="Roboto" w:hAnsi="Roboto"/>
            <w:b w:val="1"/>
            <w:bCs w:val="1"/>
            <w:sz w:val="24"/>
            <w:szCs w:val="24"/>
            <w:rtl w:val="0"/>
            <w:rPrChange w:author="Mairead Cardamone-Breen" w:id="18" w:date="2026-05-11T22:33:34Z">
              <w:rPr>
                <w:rFonts w:ascii="Roboto" w:cs="Roboto" w:eastAsia="Roboto" w:hAnsi="Roboto"/>
                <w:sz w:val="24"/>
                <w:szCs w:val="24"/>
              </w:rPr>
            </w:rPrChange>
          </w:rPr>
          <w:t xml:space="preserve">What’s involved?</w:t>
        </w:r>
        <w:r w:rsidDel="00000000" w:rsidR="00000000" w:rsidRPr="00000000">
          <w:rPr>
            <w:rtl w:val="0"/>
          </w:rPr>
        </w:r>
      </w:ins>
    </w:p>
    <w:p w:rsidR="00000000" w:rsidDel="00000000" w:rsidP="00000000" w:rsidRDefault="00000000" w:rsidRPr="00000000" w14:paraId="00000024">
      <w:pPr>
        <w:shd w:fill="e0f7fa" w:val="clear"/>
        <w:spacing w:line="360" w:lineRule="auto"/>
        <w:rPr>
          <w:ins w:author="Mairead Cardamone-Breen" w:id="17" w:date="2026-05-11T22:33:34Z"/>
          <w:rFonts w:ascii="Roboto" w:cs="Roboto" w:eastAsia="Roboto" w:hAnsi="Roboto"/>
          <w:sz w:val="24"/>
          <w:szCs w:val="24"/>
          <w:rPrChange w:author="Mairead Cardamone-Breen" w:id="18" w:date="2026-05-11T22:33:34Z">
            <w:rPr>
              <w:rFonts w:ascii="Roboto" w:cs="Roboto" w:eastAsia="Roboto" w:hAnsi="Roboto"/>
              <w:sz w:val="24"/>
              <w:szCs w:val="24"/>
            </w:rPr>
          </w:rPrChange>
        </w:rPr>
      </w:pPr>
      <w:ins w:author="Mairead Cardamone-Breen" w:id="17" w:date="2026-05-11T22:33:34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There are different versions of PiP, tailored for parents of children </w:t>
        </w:r>
      </w:ins>
      <w:ins w:author="Marie Yap" w:id="19" w:date="2026-05-14T02:04:36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aged 5-18 years</w:t>
        </w:r>
      </w:ins>
      <w:ins w:author="Mairead Cardamone-Breen" w:id="17" w:date="2026-05-11T22:33:34Z">
        <w:del w:author="Marie Yap" w:id="19" w:date="2026-05-14T02:04:36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delText xml:space="preserve">of different ages</w:delText>
          </w:r>
        </w:del>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 and with different concerns (e.g. prevention of mental health problems, or supporting young people with existing mental health challenges). All versions of PiP include:</w:t>
        </w:r>
      </w:ins>
    </w:p>
    <w:p w:rsidR="00000000" w:rsidDel="00000000" w:rsidP="00000000" w:rsidRDefault="00000000" w:rsidRPr="00000000" w14:paraId="00000025">
      <w:pPr>
        <w:numPr>
          <w:ilvl w:val="0"/>
          <w:numId w:val="6"/>
        </w:numPr>
        <w:shd w:fill="e0f7fa" w:val="clear"/>
        <w:spacing w:line="360" w:lineRule="auto"/>
        <w:ind w:left="720" w:hanging="360"/>
        <w:rPr>
          <w:ins w:author="Mairead Cardamone-Breen" w:id="17" w:date="2026-05-11T22:33:34Z"/>
          <w:rFonts w:ascii="Roboto" w:cs="Roboto" w:eastAsia="Roboto" w:hAnsi="Roboto"/>
          <w:sz w:val="24"/>
          <w:szCs w:val="24"/>
        </w:rPr>
      </w:pPr>
      <w:ins w:author="Mairead Cardamone-Breen" w:id="17" w:date="2026-05-11T22:33:34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Some initial self-reflection questions about your parenting and your </w:t>
        </w:r>
      </w:ins>
      <w:ins w:author="Marie Yap" w:id="20" w:date="2026-05-14T02:04:08Z">
        <w:r w:rsidDel="00000000" w:rsidR="00000000" w:rsidRPr="00000000">
          <w:rPr>
            <w:rFonts w:ascii="Roboto" w:cs="Roboto" w:eastAsia="Roboto" w:hAnsi="Roboto"/>
            <w:sz w:val="24"/>
            <w:szCs w:val="24"/>
            <w:rtl w:val="0"/>
            <w:rPrChange w:author="Marie Yap" w:id="21" w:date="2026-05-14T02:04:08Z">
              <w:rPr>
                <w:rFonts w:ascii="Roboto" w:cs="Roboto" w:eastAsia="Roboto" w:hAnsi="Roboto"/>
                <w:sz w:val="24"/>
                <w:szCs w:val="24"/>
              </w:rPr>
            </w:rPrChange>
          </w:rPr>
          <w:t xml:space="preserve">child</w:t>
        </w:r>
      </w:ins>
      <w:ins w:author="Mairead Cardamone-Breen" w:id="17" w:date="2026-05-11T22:33:34Z">
        <w:del w:author="Marie Yap" w:id="20" w:date="2026-05-14T02:04:08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delText xml:space="preserve">young person</w:delText>
          </w:r>
        </w:del>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 with </w:t>
        </w:r>
      </w:ins>
      <w:ins w:author="Marie Yap" w:id="22" w:date="2026-05-14T02:05:35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personalised</w:t>
        </w:r>
      </w:ins>
      <w:ins w:author="Mairead Cardamone-Breen" w:id="17" w:date="2026-05-11T22:33:34Z">
        <w:del w:author="Marie Yap" w:id="22" w:date="2026-05-14T02:05:35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delText xml:space="preserve">tailored</w:delText>
          </w:r>
        </w:del>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 feedback</w:t>
        </w:r>
      </w:ins>
    </w:p>
    <w:p w:rsidR="00000000" w:rsidDel="00000000" w:rsidP="00000000" w:rsidRDefault="00000000" w:rsidRPr="00000000" w14:paraId="00000026">
      <w:pPr>
        <w:numPr>
          <w:ilvl w:val="0"/>
          <w:numId w:val="6"/>
        </w:numPr>
        <w:shd w:fill="e0f7fa" w:val="clear"/>
        <w:spacing w:line="360" w:lineRule="auto"/>
        <w:ind w:left="720" w:hanging="360"/>
        <w:rPr>
          <w:ins w:author="Mairead Cardamone-Breen" w:id="17" w:date="2026-05-11T22:33:34Z"/>
          <w:rFonts w:ascii="Roboto" w:cs="Roboto" w:eastAsia="Roboto" w:hAnsi="Roboto"/>
          <w:sz w:val="24"/>
          <w:szCs w:val="24"/>
        </w:rPr>
      </w:pPr>
      <w:ins w:author="Mairead Cardamone-Breen" w:id="17" w:date="2026-05-11T22:33:34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A series of interactive online modules covering </w:t>
        </w:r>
      </w:ins>
      <w:ins w:author="Marie Yap" w:id="23" w:date="2026-05-14T02:04:58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common </w:t>
        </w:r>
      </w:ins>
      <w:ins w:author="Mairead Cardamone-Breen" w:id="17" w:date="2026-05-11T22:33:34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parenting challenges such as communication, managing strong emotions, boundaries, conflicts, and responding to anxiety or worries.</w:t>
        </w:r>
      </w:ins>
    </w:p>
    <w:p w:rsidR="00000000" w:rsidDel="00000000" w:rsidP="00000000" w:rsidRDefault="00000000" w:rsidRPr="00000000" w14:paraId="00000027">
      <w:pPr>
        <w:numPr>
          <w:ilvl w:val="0"/>
          <w:numId w:val="6"/>
        </w:numPr>
        <w:shd w:fill="e0f7fa" w:val="clear"/>
        <w:spacing w:line="360" w:lineRule="auto"/>
        <w:ind w:left="720" w:hanging="360"/>
        <w:rPr>
          <w:ins w:author="Mairead Cardamone-Breen" w:id="17" w:date="2026-05-11T22:33:34Z"/>
          <w:rFonts w:ascii="Roboto" w:cs="Roboto" w:eastAsia="Roboto" w:hAnsi="Roboto"/>
          <w:sz w:val="24"/>
          <w:szCs w:val="24"/>
        </w:rPr>
      </w:pPr>
      <w:ins w:author="Mairead Cardamone-Breen" w:id="17" w:date="2026-05-11T22:33:34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Contributing</w:t>
        </w:r>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 to ongoing evaluation of PiP by completing </w:t>
        </w:r>
      </w:ins>
      <w:ins w:author="Marie Yap" w:id="24" w:date="2026-05-14T02:05:20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online</w:t>
        </w:r>
      </w:ins>
      <w:ins w:author="Mairead Cardamone-Breen" w:id="17" w:date="2026-05-11T22:33:34Z">
        <w:del w:author="Marie Yap" w:id="24" w:date="2026-05-14T02:05:20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delText xml:space="preserve">evaluation</w:delText>
          </w:r>
        </w:del>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 surveys before and after the program. </w:t>
        </w:r>
        <w:r w:rsidDel="00000000" w:rsidR="00000000" w:rsidRPr="00000000">
          <w:rPr>
            <w:color w:val="30353a"/>
            <w:sz w:val="24"/>
            <w:szCs w:val="24"/>
            <w:rtl w:val="0"/>
            <w:rPrChange w:author="Mairead Cardamone-Breen" w:id="18" w:date="2026-05-11T22:33:34Z">
              <w:rPr>
                <w:rFonts w:ascii="Roboto" w:cs="Roboto" w:eastAsia="Roboto" w:hAnsi="Roboto"/>
                <w:sz w:val="24"/>
                <w:szCs w:val="24"/>
              </w:rPr>
            </w:rPrChange>
          </w:rPr>
          <w:br w:type="textWrapping"/>
        </w:r>
      </w:ins>
    </w:p>
    <w:p w:rsidR="00000000" w:rsidDel="00000000" w:rsidP="00000000" w:rsidRDefault="00000000" w:rsidRPr="00000000" w14:paraId="00000028">
      <w:pPr>
        <w:shd w:fill="e0f7fa" w:val="clear"/>
        <w:spacing w:line="360" w:lineRule="auto"/>
        <w:rPr>
          <w:ins w:author="Mairead Cardamone-Breen" w:id="17" w:date="2026-05-11T22:33:34Z"/>
          <w:rFonts w:ascii="Roboto" w:cs="Roboto" w:eastAsia="Roboto" w:hAnsi="Roboto"/>
          <w:b w:val="1"/>
          <w:bCs w:val="1"/>
          <w:sz w:val="24"/>
          <w:szCs w:val="24"/>
          <w:rPrChange w:author="Mairead Cardamone-Breen" w:id="18" w:date="2026-05-11T22:33:34Z">
            <w:rPr>
              <w:rFonts w:ascii="Roboto" w:cs="Roboto" w:eastAsia="Roboto" w:hAnsi="Roboto"/>
              <w:sz w:val="24"/>
              <w:szCs w:val="24"/>
            </w:rPr>
          </w:rPrChange>
        </w:rPr>
      </w:pPr>
      <w:ins w:author="Mairead Cardamone-Breen" w:id="17" w:date="2026-05-11T22:33:34Z">
        <w:r w:rsidDel="00000000" w:rsidR="00000000" w:rsidRPr="00000000">
          <w:rPr>
            <w:rFonts w:ascii="Roboto" w:cs="Roboto" w:eastAsia="Roboto" w:hAnsi="Roboto"/>
            <w:b w:val="1"/>
            <w:bCs w:val="1"/>
            <w:sz w:val="24"/>
            <w:szCs w:val="24"/>
            <w:rtl w:val="0"/>
            <w:rPrChange w:author="Mairead Cardamone-Breen" w:id="18" w:date="2026-05-11T22:33:34Z">
              <w:rPr>
                <w:rFonts w:ascii="Roboto" w:cs="Roboto" w:eastAsia="Roboto" w:hAnsi="Roboto"/>
                <w:sz w:val="24"/>
                <w:szCs w:val="24"/>
              </w:rPr>
            </w:rPrChange>
          </w:rPr>
          <w:t xml:space="preserve">Where can I access PiP?</w:t>
        </w:r>
      </w:ins>
    </w:p>
    <w:p w:rsidR="00000000" w:rsidDel="00000000" w:rsidP="00000000" w:rsidRDefault="00000000" w:rsidRPr="00000000" w14:paraId="00000029">
      <w:pPr>
        <w:shd w:fill="e0f7fa" w:val="clear"/>
        <w:spacing w:line="360" w:lineRule="auto"/>
        <w:rPr>
          <w:ins w:author="Mairead Cardamone-Breen" w:id="17" w:date="2026-05-11T22:33:34Z"/>
          <w:rFonts w:ascii="Roboto" w:cs="Roboto" w:eastAsia="Roboto" w:hAnsi="Roboto"/>
          <w:b w:val="1"/>
          <w:bCs w:val="1"/>
          <w:sz w:val="24"/>
          <w:szCs w:val="24"/>
          <w:rPrChange w:author="Mairead Cardamone-Breen" w:id="18" w:date="2026-05-11T22:33:34Z">
            <w:rPr>
              <w:rFonts w:ascii="Roboto" w:cs="Roboto" w:eastAsia="Roboto" w:hAnsi="Roboto"/>
              <w:sz w:val="24"/>
              <w:szCs w:val="24"/>
            </w:rPr>
          </w:rPrChange>
        </w:rPr>
      </w:pPr>
      <w:ins w:author="Mairead Cardamone-Breen" w:id="17" w:date="2026-05-11T22:33:34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The following versions of PiP are currently available:</w:t>
        </w:r>
        <w:r w:rsidDel="00000000" w:rsidR="00000000" w:rsidRPr="00000000">
          <w:rPr>
            <w:rFonts w:ascii="Roboto" w:cs="Roboto" w:eastAsia="Roboto" w:hAnsi="Roboto"/>
            <w:b w:val="1"/>
            <w:bCs w:val="1"/>
            <w:sz w:val="24"/>
            <w:szCs w:val="24"/>
            <w:highlight w:val="yellow"/>
            <w:rtl w:val="0"/>
            <w:rPrChange w:author="Mairead Cardamone-Breen" w:id="18" w:date="2026-05-11T22:33:34Z">
              <w:rPr>
                <w:rFonts w:ascii="Roboto" w:cs="Roboto" w:eastAsia="Roboto" w:hAnsi="Roboto"/>
                <w:sz w:val="24"/>
                <w:szCs w:val="24"/>
              </w:rPr>
            </w:rPrChange>
          </w:rPr>
          <w:br w:type="textWrapping"/>
        </w:r>
        <w:r w:rsidDel="00000000" w:rsidR="00000000" w:rsidRPr="00000000">
          <w:rPr>
            <w:rFonts w:ascii="Roboto" w:cs="Roboto" w:eastAsia="Roboto" w:hAnsi="Roboto"/>
            <w:b w:val="1"/>
            <w:bCs w:val="1"/>
            <w:sz w:val="24"/>
            <w:szCs w:val="24"/>
            <w:rtl w:val="0"/>
            <w:rPrChange w:author="Mairead Cardamone-Breen" w:id="18" w:date="2026-05-11T22:33:34Z">
              <w:rPr>
                <w:rFonts w:ascii="Roboto" w:cs="Roboto" w:eastAsia="Roboto" w:hAnsi="Roboto"/>
                <w:sz w:val="24"/>
                <w:szCs w:val="24"/>
              </w:rPr>
            </w:rPrChange>
          </w:rPr>
          <w:t xml:space="preserve">For parents of teenagers (</w:t>
        </w:r>
        <w:del w:author="Marie Yap" w:id="25" w:date="2026-05-14T02:07:44Z">
          <w:r w:rsidDel="00000000" w:rsidR="00000000" w:rsidRPr="00000000">
            <w:rPr>
              <w:rFonts w:ascii="Roboto" w:cs="Roboto" w:eastAsia="Roboto" w:hAnsi="Roboto"/>
              <w:b w:val="1"/>
              <w:bCs w:val="1"/>
              <w:sz w:val="24"/>
              <w:szCs w:val="24"/>
              <w:rtl w:val="0"/>
              <w:rPrChange w:author="Mairead Cardamone-Breen" w:id="18" w:date="2026-05-11T22:33:34Z">
                <w:rPr>
                  <w:rFonts w:ascii="Roboto" w:cs="Roboto" w:eastAsia="Roboto" w:hAnsi="Roboto"/>
                  <w:sz w:val="24"/>
                  <w:szCs w:val="24"/>
                </w:rPr>
              </w:rPrChange>
            </w:rPr>
            <w:delText xml:space="preserve">approx.</w:delText>
          </w:r>
        </w:del>
      </w:ins>
      <w:ins w:author="Marie Yap" w:id="25" w:date="2026-05-14T02:07:44Z">
        <w:r w:rsidDel="00000000" w:rsidR="00000000" w:rsidRPr="00000000">
          <w:rPr>
            <w:rFonts w:ascii="Roboto" w:cs="Roboto" w:eastAsia="Roboto" w:hAnsi="Roboto"/>
            <w:b w:val="1"/>
            <w:bCs w:val="1"/>
            <w:sz w:val="24"/>
            <w:szCs w:val="24"/>
            <w:rtl w:val="0"/>
            <w:rPrChange w:author="Mairead Cardamone-Breen" w:id="18" w:date="2026-05-11T22:33:34Z">
              <w:rPr>
                <w:rFonts w:ascii="Roboto" w:cs="Roboto" w:eastAsia="Roboto" w:hAnsi="Roboto"/>
                <w:sz w:val="24"/>
                <w:szCs w:val="24"/>
              </w:rPr>
            </w:rPrChange>
          </w:rPr>
          <w:t xml:space="preserve">aged</w:t>
        </w:r>
      </w:ins>
      <w:ins w:author="Mairead Cardamone-Breen" w:id="17" w:date="2026-05-11T22:33:34Z">
        <w:r w:rsidDel="00000000" w:rsidR="00000000" w:rsidRPr="00000000">
          <w:rPr>
            <w:rFonts w:ascii="Roboto" w:cs="Roboto" w:eastAsia="Roboto" w:hAnsi="Roboto"/>
            <w:b w:val="1"/>
            <w:bCs w:val="1"/>
            <w:sz w:val="24"/>
            <w:szCs w:val="24"/>
            <w:rtl w:val="0"/>
            <w:rPrChange w:author="Mairead Cardamone-Breen" w:id="18" w:date="2026-05-11T22:33:34Z">
              <w:rPr>
                <w:rFonts w:ascii="Roboto" w:cs="Roboto" w:eastAsia="Roboto" w:hAnsi="Roboto"/>
                <w:sz w:val="24"/>
                <w:szCs w:val="24"/>
              </w:rPr>
            </w:rPrChange>
          </w:rPr>
          <w:t xml:space="preserve"> </w:t>
        </w:r>
      </w:ins>
      <w:ins w:author="Marie Yap" w:id="26" w:date="2026-05-14T02:07:56Z">
        <w:r w:rsidDel="00000000" w:rsidR="00000000" w:rsidRPr="00000000">
          <w:rPr>
            <w:rFonts w:ascii="Roboto" w:cs="Roboto" w:eastAsia="Roboto" w:hAnsi="Roboto"/>
            <w:b w:val="1"/>
            <w:bCs w:val="1"/>
            <w:sz w:val="24"/>
            <w:szCs w:val="24"/>
            <w:rtl w:val="0"/>
            <w:rPrChange w:author="Mairead Cardamone-Breen" w:id="18" w:date="2026-05-11T22:33:34Z">
              <w:rPr>
                <w:rFonts w:ascii="Roboto" w:cs="Roboto" w:eastAsia="Roboto" w:hAnsi="Roboto"/>
                <w:sz w:val="24"/>
                <w:szCs w:val="24"/>
              </w:rPr>
            </w:rPrChange>
          </w:rPr>
          <w:t xml:space="preserve">~</w:t>
        </w:r>
      </w:ins>
      <w:ins w:author="Mairead Cardamone-Breen" w:id="17" w:date="2026-05-11T22:33:34Z">
        <w:r w:rsidDel="00000000" w:rsidR="00000000" w:rsidRPr="00000000">
          <w:rPr>
            <w:rFonts w:ascii="Roboto" w:cs="Roboto" w:eastAsia="Roboto" w:hAnsi="Roboto"/>
            <w:b w:val="1"/>
            <w:bCs w:val="1"/>
            <w:sz w:val="24"/>
            <w:szCs w:val="24"/>
            <w:rtl w:val="0"/>
            <w:rPrChange w:author="Mairead Cardamone-Breen" w:id="18" w:date="2026-05-11T22:33:34Z">
              <w:rPr>
                <w:rFonts w:ascii="Roboto" w:cs="Roboto" w:eastAsia="Roboto" w:hAnsi="Roboto"/>
                <w:sz w:val="24"/>
                <w:szCs w:val="24"/>
              </w:rPr>
            </w:rPrChange>
          </w:rPr>
          <w:t xml:space="preserve">12-18 years)</w:t>
        </w:r>
      </w:ins>
    </w:p>
    <w:p w:rsidR="00000000" w:rsidDel="00000000" w:rsidP="00000000" w:rsidRDefault="00000000" w:rsidRPr="00000000" w14:paraId="0000002A">
      <w:pPr>
        <w:numPr>
          <w:ilvl w:val="0"/>
          <w:numId w:val="5"/>
        </w:numPr>
        <w:shd w:fill="e0f7fa" w:val="clear"/>
        <w:spacing w:line="360" w:lineRule="auto"/>
        <w:ind w:left="720" w:hanging="360"/>
        <w:rPr>
          <w:ins w:author="Mairead Cardamone-Breen" w:id="17" w:date="2026-05-11T22:33:34Z"/>
          <w:rFonts w:ascii="Roboto" w:cs="Roboto" w:eastAsia="Roboto" w:hAnsi="Roboto"/>
          <w:sz w:val="24"/>
          <w:szCs w:val="24"/>
        </w:rPr>
      </w:pPr>
      <w:ins w:author="Mairead Cardamone-Breen" w:id="17" w:date="2026-05-11T22:33:34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If you live in Victoria and are concerned about emerging anxiety or depression in your teen, check out our latest research trial: </w:t>
        </w:r>
        <w:r w:rsidDel="00000000" w:rsidR="00000000" w:rsidRPr="00000000">
          <w:fldChar w:fldCharType="begin"/>
        </w:r>
        <w:r w:rsidDel="00000000" w:rsidR="00000000" w:rsidRPr="00000000">
          <w:instrText xml:space="preserve">HYPERLINK "https://p2p.partnersinparenting.com.au/"</w:instrText>
        </w:r>
        <w:r w:rsidDel="00000000" w:rsidR="00000000" w:rsidRPr="00000000">
          <w:fldChar w:fldCharType="separate"/>
        </w:r>
        <w:r w:rsidDel="00000000" w:rsidR="00000000" w:rsidRPr="00000000">
          <w:rPr>
            <w:rFonts w:ascii="Roboto" w:cs="Roboto" w:eastAsia="Roboto" w:hAnsi="Roboto"/>
            <w:color w:val="1155cc"/>
            <w:sz w:val="24"/>
            <w:szCs w:val="24"/>
            <w:u w:val="single"/>
            <w:rtl w:val="0"/>
          </w:rPr>
          <w:t xml:space="preserve">Improving access to PiP in the community</w:t>
        </w:r>
        <w:r w:rsidDel="00000000" w:rsidR="00000000" w:rsidRPr="00000000">
          <w:fldChar w:fldCharType="end"/>
        </w:r>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 Parents in this trial will be offered either a self-guided or  peer-guided version of PiP.</w:t>
        </w:r>
      </w:ins>
    </w:p>
    <w:p w:rsidR="00000000" w:rsidDel="00000000" w:rsidP="00000000" w:rsidRDefault="00000000" w:rsidRPr="00000000" w14:paraId="0000002B">
      <w:pPr>
        <w:numPr>
          <w:ilvl w:val="0"/>
          <w:numId w:val="5"/>
        </w:numPr>
        <w:shd w:fill="e0f7fa" w:val="clear"/>
        <w:spacing w:line="360" w:lineRule="auto"/>
        <w:ind w:left="720" w:hanging="360"/>
        <w:rPr>
          <w:ins w:author="Mairead Cardamone-Breen" w:id="17" w:date="2026-05-11T22:33:34Z"/>
          <w:rFonts w:ascii="Roboto" w:cs="Roboto" w:eastAsia="Roboto" w:hAnsi="Roboto"/>
          <w:sz w:val="24"/>
          <w:szCs w:val="24"/>
        </w:rPr>
      </w:pPr>
      <w:ins w:author="Mairead Cardamone-Breen" w:id="17" w:date="2026-05-11T22:33:34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If you live in Australia and are interested in prevention </w:t>
        </w:r>
        <w:r w:rsidDel="00000000" w:rsidR="00000000" w:rsidRPr="00000000">
          <w:rPr>
            <w:rFonts w:ascii="Roboto" w:cs="Roboto" w:eastAsia="Roboto" w:hAnsi="Roboto"/>
            <w:i w:val="1"/>
            <w:iCs w:val="1"/>
            <w:sz w:val="24"/>
            <w:szCs w:val="24"/>
            <w:rtl w:val="0"/>
            <w:rPrChange w:author="Mairead Cardamone-Breen" w:id="18" w:date="2026-05-11T22:33:34Z">
              <w:rPr>
                <w:rFonts w:ascii="Roboto" w:cs="Roboto" w:eastAsia="Roboto" w:hAnsi="Roboto"/>
                <w:sz w:val="24"/>
                <w:szCs w:val="24"/>
              </w:rPr>
            </w:rPrChange>
          </w:rPr>
          <w:t xml:space="preserve">or</w:t>
        </w:r>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 early intervention for anxiety and depression in your teen, you can </w:t>
        </w:r>
        <w:r w:rsidDel="00000000" w:rsidR="00000000" w:rsidRPr="00000000">
          <w:fldChar w:fldCharType="begin"/>
        </w:r>
        <w:r w:rsidDel="00000000" w:rsidR="00000000" w:rsidRPr="00000000">
          <w:instrText xml:space="preserve">HYPERLINK "https://headspace.org.au/online-and-phone-support/partners-in-parenting/"</w:instrText>
        </w:r>
        <w:r w:rsidDel="00000000" w:rsidR="00000000" w:rsidRPr="00000000">
          <w:fldChar w:fldCharType="separate"/>
        </w:r>
        <w:r w:rsidDel="00000000" w:rsidR="00000000" w:rsidRPr="00000000">
          <w:rPr>
            <w:rFonts w:ascii="Roboto" w:cs="Roboto" w:eastAsia="Roboto" w:hAnsi="Roboto"/>
            <w:color w:val="1155cc"/>
            <w:sz w:val="24"/>
            <w:szCs w:val="24"/>
            <w:u w:val="single"/>
            <w:rtl w:val="0"/>
          </w:rPr>
          <w:t xml:space="preserve">access PiP via h</w:t>
        </w:r>
        <w:r w:rsidDel="00000000" w:rsidR="00000000" w:rsidRPr="00000000">
          <w:fldChar w:fldCharType="end"/>
        </w:r>
        <w:r w:rsidDel="00000000" w:rsidR="00000000" w:rsidRPr="00000000">
          <w:fldChar w:fldCharType="begin"/>
        </w:r>
        <w:r w:rsidDel="00000000" w:rsidR="00000000" w:rsidRPr="00000000">
          <w:instrText xml:space="preserve">HYPERLINK "https://headspace.org.au/online-and-phone-support/partners-in-parenting/"</w:instrText>
        </w:r>
        <w:r w:rsidDel="00000000" w:rsidR="00000000" w:rsidRPr="00000000">
          <w:fldChar w:fldCharType="separate"/>
        </w:r>
        <w:r w:rsidDel="00000000" w:rsidR="00000000" w:rsidRPr="00000000">
          <w:rPr>
            <w:rFonts w:ascii="Roboto" w:cs="Roboto" w:eastAsia="Roboto" w:hAnsi="Roboto"/>
            <w:color w:val="1155cc"/>
            <w:sz w:val="24"/>
            <w:szCs w:val="24"/>
            <w:u w:val="single"/>
            <w:rtl w:val="0"/>
          </w:rPr>
          <w:t xml:space="preserve">eadspace</w:t>
        </w:r>
        <w:r w:rsidDel="00000000" w:rsidR="00000000" w:rsidRPr="00000000">
          <w:fldChar w:fldCharType="end"/>
        </w:r>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w:t>
        </w:r>
      </w:ins>
    </w:p>
    <w:p w:rsidR="00000000" w:rsidDel="00000000" w:rsidP="00000000" w:rsidRDefault="00000000" w:rsidRPr="00000000" w14:paraId="0000002C">
      <w:pPr>
        <w:numPr>
          <w:ilvl w:val="0"/>
          <w:numId w:val="5"/>
        </w:numPr>
        <w:shd w:fill="e0f7fa" w:val="clear"/>
        <w:spacing w:line="360" w:lineRule="auto"/>
        <w:ind w:left="720" w:hanging="360"/>
        <w:rPr>
          <w:ins w:author="Mairead Cardamone-Breen" w:id="17" w:date="2026-05-11T22:33:34Z"/>
          <w:rFonts w:ascii="Roboto" w:cs="Roboto" w:eastAsia="Roboto" w:hAnsi="Roboto"/>
          <w:sz w:val="24"/>
          <w:szCs w:val="24"/>
        </w:rPr>
      </w:pPr>
      <w:ins w:author="Mairead Cardamone-Breen" w:id="17" w:date="2026-05-11T22:33:34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If your teen struggles to attend school due to emotional distress (sometimes called ‘school refusal’ or ‘school can’t’): check out the </w:t>
        </w:r>
        <w:r w:rsidDel="00000000" w:rsidR="00000000" w:rsidRPr="00000000">
          <w:fldChar w:fldCharType="begin"/>
        </w:r>
        <w:r w:rsidDel="00000000" w:rsidR="00000000" w:rsidRPr="00000000">
          <w:instrText xml:space="preserve">HYPERLINK "https://pip-ed.web.app/"</w:instrText>
        </w:r>
        <w:r w:rsidDel="00000000" w:rsidR="00000000" w:rsidRPr="00000000">
          <w:fldChar w:fldCharType="separate"/>
        </w:r>
        <w:r w:rsidDel="00000000" w:rsidR="00000000" w:rsidRPr="00000000">
          <w:rPr>
            <w:rFonts w:ascii="Roboto" w:cs="Roboto" w:eastAsia="Roboto" w:hAnsi="Roboto"/>
            <w:color w:val="1155cc"/>
            <w:sz w:val="24"/>
            <w:szCs w:val="24"/>
            <w:u w:val="single"/>
            <w:rtl w:val="0"/>
          </w:rPr>
          <w:t xml:space="preserve">PiP-Education program</w:t>
        </w:r>
        <w:r w:rsidDel="00000000" w:rsidR="00000000" w:rsidRPr="00000000">
          <w:fldChar w:fldCharType="end"/>
        </w:r>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 Please note we will also be launching a new version of PiP-Education, with additional 1:1 coaching support, as part of a research trial in late 2026. Please </w:t>
        </w:r>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contact </w:t>
        </w:r>
        <w:r w:rsidDel="00000000" w:rsidR="00000000" w:rsidRPr="00000000">
          <w:fldChar w:fldCharType="begin"/>
        </w:r>
        <w:r w:rsidDel="00000000" w:rsidR="00000000" w:rsidRPr="00000000">
          <w:instrText xml:space="preserve">HYPERLINK "mailto:med-pip-ed@monash.edu"</w:instrText>
        </w:r>
        <w:r w:rsidDel="00000000" w:rsidR="00000000" w:rsidRPr="00000000">
          <w:fldChar w:fldCharType="separate"/>
        </w:r>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color w:val="1155cc"/>
                <w:sz w:val="24"/>
                <w:szCs w:val="24"/>
                <w:u w:val="single"/>
              </w:rPr>
            </w:rPrChange>
          </w:rPr>
          <w:t xml:space="preserve">med-pip-ed@monash.edu</w:t>
        </w:r>
        <w:r w:rsidDel="00000000" w:rsidR="00000000" w:rsidRPr="00000000">
          <w:fldChar w:fldCharType="end"/>
        </w:r>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 if you would like to be informed about this program.</w:t>
        </w:r>
      </w:ins>
    </w:p>
    <w:p w:rsidR="00000000" w:rsidDel="00000000" w:rsidP="00000000" w:rsidRDefault="00000000" w:rsidRPr="00000000" w14:paraId="0000002D">
      <w:pPr>
        <w:shd w:fill="e0f7fa" w:val="clear"/>
        <w:spacing w:line="360" w:lineRule="auto"/>
        <w:rPr>
          <w:ins w:author="Mairead Cardamone-Breen" w:id="17" w:date="2026-05-11T22:33:34Z"/>
          <w:rFonts w:ascii="Roboto" w:cs="Roboto" w:eastAsia="Roboto" w:hAnsi="Roboto"/>
          <w:sz w:val="24"/>
          <w:szCs w:val="24"/>
          <w:rPrChange w:author="Mairead Cardamone-Breen" w:id="18" w:date="2026-05-11T22:33:34Z">
            <w:rPr>
              <w:rFonts w:ascii="Roboto" w:cs="Roboto" w:eastAsia="Roboto" w:hAnsi="Roboto"/>
              <w:sz w:val="24"/>
              <w:szCs w:val="24"/>
            </w:rPr>
          </w:rPrChange>
        </w:rPr>
      </w:pPr>
      <w:ins w:author="Mairead Cardamone-Breen" w:id="17" w:date="2026-05-11T22:33:34Z">
        <w:r w:rsidDel="00000000" w:rsidR="00000000" w:rsidRPr="00000000">
          <w:rPr>
            <w:rtl w:val="0"/>
          </w:rPr>
        </w:r>
      </w:ins>
    </w:p>
    <w:p w:rsidR="00000000" w:rsidDel="00000000" w:rsidP="00000000" w:rsidRDefault="00000000" w:rsidRPr="00000000" w14:paraId="0000002E">
      <w:pPr>
        <w:shd w:fill="e0f7fa" w:val="clear"/>
        <w:spacing w:line="360" w:lineRule="auto"/>
        <w:rPr>
          <w:ins w:author="Mairead Cardamone-Breen" w:id="17" w:date="2026-05-11T22:33:34Z"/>
          <w:rFonts w:ascii="Roboto" w:cs="Roboto" w:eastAsia="Roboto" w:hAnsi="Roboto"/>
          <w:b w:val="1"/>
          <w:bCs w:val="1"/>
          <w:sz w:val="24"/>
          <w:szCs w:val="24"/>
          <w:rPrChange w:author="Mairead Cardamone-Breen" w:id="18" w:date="2026-05-11T22:33:34Z">
            <w:rPr>
              <w:rFonts w:ascii="Roboto" w:cs="Roboto" w:eastAsia="Roboto" w:hAnsi="Roboto"/>
              <w:sz w:val="24"/>
              <w:szCs w:val="24"/>
            </w:rPr>
          </w:rPrChange>
        </w:rPr>
      </w:pPr>
      <w:ins w:author="Mairead Cardamone-Breen" w:id="17" w:date="2026-05-11T22:33:34Z">
        <w:r w:rsidDel="00000000" w:rsidR="00000000" w:rsidRPr="00000000">
          <w:rPr>
            <w:rFonts w:ascii="Roboto" w:cs="Roboto" w:eastAsia="Roboto" w:hAnsi="Roboto"/>
            <w:b w:val="1"/>
            <w:bCs w:val="1"/>
            <w:sz w:val="24"/>
            <w:szCs w:val="24"/>
            <w:rtl w:val="0"/>
            <w:rPrChange w:author="Mairead Cardamone-Breen" w:id="18" w:date="2026-05-11T22:33:34Z">
              <w:rPr>
                <w:rFonts w:ascii="Roboto" w:cs="Roboto" w:eastAsia="Roboto" w:hAnsi="Roboto"/>
                <w:sz w:val="24"/>
                <w:szCs w:val="24"/>
              </w:rPr>
            </w:rPrChange>
          </w:rPr>
          <w:t xml:space="preserve">For parents of primary school aged children</w:t>
        </w:r>
      </w:ins>
      <w:ins w:author="Marie Yap" w:id="27" w:date="2026-05-14T02:07:24Z">
        <w:r w:rsidDel="00000000" w:rsidR="00000000" w:rsidRPr="00000000">
          <w:rPr>
            <w:rFonts w:ascii="Roboto" w:cs="Roboto" w:eastAsia="Roboto" w:hAnsi="Roboto"/>
            <w:b w:val="1"/>
            <w:bCs w:val="1"/>
            <w:sz w:val="24"/>
            <w:szCs w:val="24"/>
            <w:rtl w:val="0"/>
            <w:rPrChange w:author="Mairead Cardamone-Breen" w:id="18" w:date="2026-05-11T22:33:34Z">
              <w:rPr>
                <w:rFonts w:ascii="Roboto" w:cs="Roboto" w:eastAsia="Roboto" w:hAnsi="Roboto"/>
                <w:sz w:val="24"/>
                <w:szCs w:val="24"/>
              </w:rPr>
            </w:rPrChange>
          </w:rPr>
          <w:t xml:space="preserve"> (aged ~5-11 years)</w:t>
        </w:r>
      </w:ins>
      <w:ins w:author="Mairead Cardamone-Breen" w:id="17" w:date="2026-05-11T22:33:34Z">
        <w:r w:rsidDel="00000000" w:rsidR="00000000" w:rsidRPr="00000000">
          <w:rPr>
            <w:rFonts w:ascii="Roboto" w:cs="Roboto" w:eastAsia="Roboto" w:hAnsi="Roboto"/>
            <w:b w:val="1"/>
            <w:bCs w:val="1"/>
            <w:sz w:val="24"/>
            <w:szCs w:val="24"/>
            <w:rtl w:val="0"/>
            <w:rPrChange w:author="Mairead Cardamone-Breen" w:id="18" w:date="2026-05-11T22:33:34Z">
              <w:rPr>
                <w:rFonts w:ascii="Roboto" w:cs="Roboto" w:eastAsia="Roboto" w:hAnsi="Roboto"/>
                <w:sz w:val="24"/>
                <w:szCs w:val="24"/>
              </w:rPr>
            </w:rPrChange>
          </w:rPr>
          <w:t xml:space="preserve">:</w:t>
        </w:r>
      </w:ins>
    </w:p>
    <w:p w:rsidR="00000000" w:rsidDel="00000000" w:rsidP="00000000" w:rsidRDefault="00000000" w:rsidRPr="00000000" w14:paraId="0000002F">
      <w:pPr>
        <w:numPr>
          <w:ilvl w:val="0"/>
          <w:numId w:val="1"/>
        </w:numPr>
        <w:shd w:fill="e0f7fa" w:val="clear"/>
        <w:spacing w:line="360" w:lineRule="auto"/>
        <w:ind w:left="720" w:hanging="360"/>
        <w:rPr>
          <w:ins w:author="Mairead Cardamone-Breen" w:id="17" w:date="2026-05-11T22:33:34Z"/>
          <w:rFonts w:ascii="Roboto" w:cs="Roboto" w:eastAsia="Roboto" w:hAnsi="Roboto"/>
          <w:sz w:val="24"/>
          <w:szCs w:val="24"/>
        </w:rPr>
      </w:pPr>
      <w:ins w:author="Mairead Cardamone-Breen" w:id="17" w:date="2026-05-11T22:33:34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If you are a parent of a primary school-aged child and are interested in strategies to reduce your child’s risk of anxiety or depression, you can access </w:t>
        </w:r>
        <w:r w:rsidDel="00000000" w:rsidR="00000000" w:rsidRPr="00000000">
          <w:fldChar w:fldCharType="begin"/>
        </w:r>
        <w:r w:rsidDel="00000000" w:rsidR="00000000" w:rsidRPr="00000000">
          <w:instrText xml:space="preserve">HYPERLINK "https://pipkids.partnersinparenting.com.au/"</w:instrText>
        </w:r>
        <w:r w:rsidDel="00000000" w:rsidR="00000000" w:rsidRPr="00000000">
          <w:fldChar w:fldCharType="separate"/>
        </w:r>
        <w:r w:rsidDel="00000000" w:rsidR="00000000" w:rsidRPr="00000000">
          <w:rPr>
            <w:rFonts w:ascii="Roboto" w:cs="Roboto" w:eastAsia="Roboto" w:hAnsi="Roboto"/>
            <w:color w:val="1155cc"/>
            <w:sz w:val="24"/>
            <w:szCs w:val="24"/>
            <w:u w:val="single"/>
            <w:rtl w:val="0"/>
            <w:rPrChange w:author="Mairead Cardamone-Breen" w:id="18" w:date="2026-05-11T22:33:34Z">
              <w:rPr>
                <w:rFonts w:ascii="Roboto" w:cs="Roboto" w:eastAsia="Roboto" w:hAnsi="Roboto"/>
                <w:color w:val="1155cc"/>
                <w:sz w:val="24"/>
                <w:szCs w:val="24"/>
                <w:u w:val="single"/>
              </w:rPr>
            </w:rPrChange>
          </w:rPr>
          <w:t xml:space="preserve">PiP Kids</w:t>
        </w:r>
        <w:r w:rsidDel="00000000" w:rsidR="00000000" w:rsidRPr="00000000">
          <w:fldChar w:fldCharType="end"/>
        </w:r>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 online from anywhere in the world. </w:t>
        </w:r>
      </w:ins>
    </w:p>
    <w:p w:rsidR="00000000" w:rsidDel="00000000" w:rsidP="00000000" w:rsidRDefault="00000000" w:rsidRPr="00000000" w14:paraId="00000030">
      <w:pPr>
        <w:numPr>
          <w:ilvl w:val="0"/>
          <w:numId w:val="1"/>
        </w:numPr>
        <w:shd w:fill="e0f7fa" w:val="clear"/>
        <w:spacing w:line="360" w:lineRule="auto"/>
        <w:ind w:left="720" w:hanging="360"/>
        <w:rPr>
          <w:ins w:author="Mairead Cardamone-Breen" w:id="17" w:date="2026-05-11T22:33:34Z"/>
          <w:rFonts w:ascii="Roboto" w:cs="Roboto" w:eastAsia="Roboto" w:hAnsi="Roboto"/>
          <w:sz w:val="24"/>
          <w:szCs w:val="24"/>
        </w:rPr>
      </w:pPr>
      <w:ins w:author="Mairead Cardamone-Breen" w:id="17" w:date="2026-05-11T22:33:34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Our research team has also co-designed a version of PiP Kids for parents of autistic children, called PiP Kids-Autism. Although our research trial ended in 2025, we are working on making the program more widely available to the community. If you would like to </w:t>
        </w:r>
      </w:ins>
      <w:ins w:author="Marie Yap" w:id="28" w:date="2026-05-14T02:12:14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partner with us or </w:t>
        </w:r>
      </w:ins>
      <w:ins w:author="Mairead Cardamone-Breen" w:id="17" w:date="2026-05-11T22:33:34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be informed when the program is available, please email </w:t>
        </w:r>
        <w:r w:rsidDel="00000000" w:rsidR="00000000" w:rsidRPr="00000000">
          <w:fldChar w:fldCharType="begin"/>
        </w:r>
        <w:r w:rsidDel="00000000" w:rsidR="00000000" w:rsidRPr="00000000">
          <w:instrText xml:space="preserve">HYPERLINK "mailto:pipkids-autism@monash.edu"</w:instrText>
        </w:r>
        <w:r w:rsidDel="00000000" w:rsidR="00000000" w:rsidRPr="00000000">
          <w:fldChar w:fldCharType="separate"/>
        </w:r>
        <w:r w:rsidDel="00000000" w:rsidR="00000000" w:rsidRPr="00000000">
          <w:rPr>
            <w:rFonts w:ascii="Roboto" w:cs="Roboto" w:eastAsia="Roboto" w:hAnsi="Roboto"/>
            <w:color w:val="1155cc"/>
            <w:sz w:val="24"/>
            <w:szCs w:val="24"/>
            <w:u w:val="single"/>
            <w:rtl w:val="0"/>
            <w:rPrChange w:author="Mairead Cardamone-Breen" w:id="18" w:date="2026-05-11T22:33:34Z">
              <w:rPr>
                <w:rFonts w:ascii="Roboto" w:cs="Roboto" w:eastAsia="Roboto" w:hAnsi="Roboto"/>
                <w:color w:val="1155cc"/>
                <w:sz w:val="24"/>
                <w:szCs w:val="24"/>
                <w:u w:val="single"/>
              </w:rPr>
            </w:rPrChange>
          </w:rPr>
          <w:t xml:space="preserve">pipkids-autism@monash.edu</w:t>
        </w:r>
        <w:r w:rsidDel="00000000" w:rsidR="00000000" w:rsidRPr="00000000">
          <w:fldChar w:fldCharType="end"/>
        </w:r>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 </w:t>
        </w:r>
      </w:ins>
    </w:p>
    <w:p w:rsidR="00000000" w:rsidDel="00000000" w:rsidP="00000000" w:rsidRDefault="00000000" w:rsidRPr="00000000" w14:paraId="00000031">
      <w:pPr>
        <w:numPr>
          <w:ilvl w:val="0"/>
          <w:numId w:val="1"/>
        </w:numPr>
        <w:shd w:fill="e0f7fa" w:val="clear"/>
        <w:spacing w:line="360" w:lineRule="auto"/>
        <w:ind w:left="720" w:hanging="360"/>
        <w:rPr>
          <w:ins w:author="Mairead Cardamone-Breen" w:id="17" w:date="2026-05-11T22:33:34Z"/>
          <w:rFonts w:ascii="Roboto" w:cs="Roboto" w:eastAsia="Roboto" w:hAnsi="Roboto"/>
          <w:sz w:val="24"/>
          <w:szCs w:val="24"/>
        </w:rPr>
      </w:pPr>
      <w:ins w:author="Mairead Cardamone-Breen" w:id="17" w:date="2026-05-11T22:33:34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We are also currently developing a version of PiP Kids for parents of primary school-aged children who </w:t>
        </w:r>
      </w:ins>
      <w:ins w:author="Marie Yap" w:id="29" w:date="2026-05-14T02:11:35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are struggling to attend</w:t>
        </w:r>
      </w:ins>
      <w:ins w:author="Mairead Cardamone-Breen" w:id="17" w:date="2026-05-11T22:33:34Z">
        <w:del w:author="Marie Yap" w:id="29" w:date="2026-05-14T02:11:35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delText xml:space="preserve">have difficulty attending</w:delText>
          </w:r>
        </w:del>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 school due to emotional distress (sometimes called ‘school refusal’ or ‘school can’t’). This program </w:t>
        </w:r>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will be available as part of a research trial in </w:t>
        </w:r>
        <w:del w:author="Marie Yap" w:id="30" w:date="2026-05-14T02:11:57Z">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delText xml:space="preserve">late 2026 to </w:delText>
          </w:r>
        </w:del>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early 2027. If you would like to be informed when the program is available, please email </w:t>
        </w:r>
        <w:r w:rsidDel="00000000" w:rsidR="00000000" w:rsidRPr="00000000">
          <w:fldChar w:fldCharType="begin"/>
        </w:r>
        <w:r w:rsidDel="00000000" w:rsidR="00000000" w:rsidRPr="00000000">
          <w:instrText xml:space="preserve">HYPERLINK "mailto:pipkids-ed@monash.edu"</w:instrText>
        </w:r>
        <w:r w:rsidDel="00000000" w:rsidR="00000000" w:rsidRPr="00000000">
          <w:fldChar w:fldCharType="separate"/>
        </w:r>
        <w:r w:rsidDel="00000000" w:rsidR="00000000" w:rsidRPr="00000000">
          <w:rPr>
            <w:rFonts w:ascii="Roboto" w:cs="Roboto" w:eastAsia="Roboto" w:hAnsi="Roboto"/>
            <w:color w:val="1155cc"/>
            <w:sz w:val="24"/>
            <w:szCs w:val="24"/>
            <w:u w:val="single"/>
            <w:rtl w:val="0"/>
            <w:rPrChange w:author="Mairead Cardamone-Breen" w:id="18" w:date="2026-05-11T22:33:34Z">
              <w:rPr>
                <w:rFonts w:ascii="Roboto" w:cs="Roboto" w:eastAsia="Roboto" w:hAnsi="Roboto"/>
                <w:color w:val="1155cc"/>
                <w:sz w:val="24"/>
                <w:szCs w:val="24"/>
                <w:u w:val="single"/>
              </w:rPr>
            </w:rPrChange>
          </w:rPr>
          <w:t xml:space="preserve">pipkids-ed@monash.edu</w:t>
        </w:r>
        <w:r w:rsidDel="00000000" w:rsidR="00000000" w:rsidRPr="00000000">
          <w:fldChar w:fldCharType="end"/>
        </w:r>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 </w:t>
        </w:r>
        <w:r w:rsidDel="00000000" w:rsidR="00000000" w:rsidRPr="00000000">
          <w:rPr>
            <w:rFonts w:ascii="Roboto" w:cs="Roboto" w:eastAsia="Roboto" w:hAnsi="Roboto"/>
            <w:sz w:val="24"/>
            <w:szCs w:val="24"/>
            <w:rtl w:val="0"/>
            <w:rPrChange w:author="Mairead Cardamone-Breen" w:id="18" w:date="2026-05-11T22:33:34Z">
              <w:rPr>
                <w:rFonts w:ascii="Roboto" w:cs="Roboto" w:eastAsia="Roboto" w:hAnsi="Roboto"/>
                <w:sz w:val="24"/>
                <w:szCs w:val="24"/>
              </w:rPr>
            </w:rPrChange>
          </w:rPr>
          <w:t xml:space="preserve"> </w:t>
        </w:r>
      </w:ins>
    </w:p>
    <w:p w:rsidR="00000000" w:rsidDel="00000000" w:rsidP="00000000" w:rsidRDefault="00000000" w:rsidRPr="00000000" w14:paraId="00000032">
      <w:pPr>
        <w:shd w:fill="e0f7fa" w:val="clear"/>
        <w:spacing w:line="360" w:lineRule="auto"/>
        <w:rPr>
          <w:ins w:author="Mairead Cardamone-Breen" w:id="17" w:date="2026-05-11T22:33:34Z"/>
          <w:rFonts w:ascii="Roboto" w:cs="Roboto" w:eastAsia="Roboto" w:hAnsi="Roboto"/>
          <w:sz w:val="24"/>
          <w:szCs w:val="24"/>
          <w:highlight w:val="yellow"/>
          <w:rPrChange w:author="Mairead Cardamone-Breen" w:id="18" w:date="2026-05-11T22:33:34Z">
            <w:rPr>
              <w:rFonts w:ascii="Roboto" w:cs="Roboto" w:eastAsia="Roboto" w:hAnsi="Roboto"/>
              <w:sz w:val="24"/>
              <w:szCs w:val="24"/>
            </w:rPr>
          </w:rPrChange>
        </w:rPr>
      </w:pPr>
      <w:ins w:author="Mairead Cardamone-Breen" w:id="17" w:date="2026-05-11T22:33:34Z">
        <w:r w:rsidDel="00000000" w:rsidR="00000000" w:rsidRPr="00000000">
          <w:rPr>
            <w:rtl w:val="0"/>
          </w:rPr>
        </w:r>
      </w:ins>
    </w:p>
    <w:p w:rsidR="00000000" w:rsidDel="00000000" w:rsidP="00000000" w:rsidRDefault="00000000" w:rsidRPr="00000000" w14:paraId="00000033">
      <w:pPr>
        <w:shd w:fill="e0f7fa" w:val="clear"/>
        <w:spacing w:line="360" w:lineRule="auto"/>
        <w:rPr>
          <w:ins w:author="Mairead Cardamone-Breen" w:id="17" w:date="2026-05-11T22:33:34Z"/>
          <w:rFonts w:ascii="Roboto" w:cs="Roboto" w:eastAsia="Roboto" w:hAnsi="Roboto"/>
          <w:sz w:val="24"/>
          <w:szCs w:val="24"/>
          <w:rPrChange w:author="Mairead Cardamone-Breen" w:id="18" w:date="2026-05-11T22:33:34Z">
            <w:rPr>
              <w:rFonts w:ascii="Roboto" w:cs="Roboto" w:eastAsia="Roboto" w:hAnsi="Roboto"/>
              <w:sz w:val="24"/>
              <w:szCs w:val="24"/>
            </w:rPr>
          </w:rPrChange>
        </w:rPr>
      </w:pPr>
      <w:ins w:author="Mairead Cardamone-Breen" w:id="17" w:date="2026-05-11T22:33:34Z">
        <w:r w:rsidDel="00000000" w:rsidR="00000000" w:rsidRPr="00000000">
          <w:rPr>
            <w:rtl w:val="0"/>
          </w:rPr>
        </w:r>
      </w:ins>
    </w:p>
    <w:p w:rsidR="00000000" w:rsidDel="00000000" w:rsidP="00000000" w:rsidRDefault="00000000" w:rsidRPr="00000000" w14:paraId="00000034">
      <w:pPr>
        <w:shd w:fill="e0f7fa" w:val="clear"/>
        <w:spacing w:line="360" w:lineRule="auto"/>
        <w:rPr>
          <w:ins w:author="Mairead Cardamone-Breen" w:id="17" w:date="2026-05-11T22:33:34Z"/>
          <w:rFonts w:ascii="Roboto" w:cs="Roboto" w:eastAsia="Roboto" w:hAnsi="Roboto"/>
          <w:sz w:val="24"/>
          <w:szCs w:val="24"/>
        </w:rPr>
      </w:pPr>
      <w:ins w:author="Mairead Cardamone-Breen" w:id="17" w:date="2026-05-11T22:33:34Z">
        <w:r w:rsidDel="00000000" w:rsidR="00000000" w:rsidRPr="00000000">
          <w:rPr>
            <w:rtl w:val="0"/>
          </w:rPr>
        </w:r>
      </w:ins>
    </w:p>
    <w:p w:rsidR="00000000" w:rsidDel="00000000" w:rsidP="00000000" w:rsidRDefault="00000000" w:rsidRPr="00000000" w14:paraId="00000035">
      <w:pPr>
        <w:shd w:fill="f3fcfd" w:val="clear"/>
        <w:spacing w:after="240" w:line="360" w:lineRule="auto"/>
        <w:rPr>
          <w:rFonts w:ascii="Roboto" w:cs="Roboto" w:eastAsia="Roboto" w:hAnsi="Roboto"/>
          <w:sz w:val="24"/>
          <w:szCs w:val="24"/>
        </w:rPr>
        <w:pPrChange w:author="Mairead Cardamone-Breen" w:id="0" w:date="2026-05-11T22:33:34Z">
          <w:pPr>
            <w:shd w:fill="e0f7fa" w:val="clear"/>
            <w:spacing w:line="360" w:lineRule="auto"/>
          </w:pPr>
        </w:pPrChange>
      </w:pPr>
      <w:r w:rsidDel="00000000" w:rsidR="00000000" w:rsidRPr="00000000">
        <w:rPr>
          <w:rtl w:val="0"/>
        </w:rPr>
      </w:r>
    </w:p>
    <w:p w:rsidR="00000000" w:rsidDel="00000000" w:rsidP="00000000" w:rsidRDefault="00000000" w:rsidRPr="00000000" w14:paraId="00000036">
      <w:pPr>
        <w:pStyle w:val="Heading6"/>
        <w:keepNext w:val="0"/>
        <w:keepLines w:val="0"/>
        <w:shd w:fill="b2ebf2" w:val="clear"/>
        <w:spacing w:before="0" w:line="384.00000000000006" w:lineRule="auto"/>
        <w:jc w:val="center"/>
        <w:rPr>
          <w:rFonts w:ascii="Roboto" w:cs="Roboto" w:eastAsia="Roboto" w:hAnsi="Roboto"/>
          <w:i w:val="0"/>
          <w:iCs w:val="0"/>
          <w:color w:val="00838f"/>
          <w:sz w:val="20"/>
          <w:szCs w:val="20"/>
        </w:rPr>
      </w:pPr>
      <w:bookmarkStart w:colFirst="0" w:colLast="0" w:name="_cyvxmedaghht" w:id="11"/>
      <w:bookmarkEnd w:id="11"/>
      <w:r w:rsidDel="00000000" w:rsidR="00000000" w:rsidRPr="00000000">
        <w:rPr>
          <w:rFonts w:ascii="Roboto" w:cs="Roboto" w:eastAsia="Roboto" w:hAnsi="Roboto"/>
          <w:i w:val="0"/>
          <w:iCs w:val="0"/>
          <w:color w:val="00838f"/>
          <w:sz w:val="20"/>
          <w:szCs w:val="20"/>
          <w:rtl w:val="0"/>
        </w:rPr>
        <w:t xml:space="preserve">Evidence-based parenting program</w:t>
      </w:r>
    </w:p>
    <w:p w:rsidR="00000000" w:rsidDel="00000000" w:rsidP="00000000" w:rsidRDefault="00000000" w:rsidRPr="00000000" w14:paraId="00000037">
      <w:pPr>
        <w:shd w:fill="b2ebf2" w:val="clear"/>
        <w:spacing w:before="240" w:line="360" w:lineRule="auto"/>
        <w:jc w:val="center"/>
        <w:rPr>
          <w:rFonts w:ascii="Roboto" w:cs="Roboto" w:eastAsia="Roboto" w:hAnsi="Roboto"/>
          <w:color w:val="00838f"/>
          <w:sz w:val="24"/>
          <w:szCs w:val="24"/>
        </w:rPr>
      </w:pPr>
      <w:r w:rsidDel="00000000" w:rsidR="00000000" w:rsidRPr="00000000">
        <w:rPr>
          <w:rFonts w:ascii="Roboto" w:cs="Roboto" w:eastAsia="Roboto" w:hAnsi="Roboto"/>
          <w:color w:val="00838f"/>
          <w:sz w:val="24"/>
          <w:szCs w:val="24"/>
          <w:rtl w:val="0"/>
        </w:rPr>
        <w:t xml:space="preserve">PiP</w:t>
      </w:r>
      <w:del w:author="Mairead Cardamone-Breen" w:id="31" w:date="2026-05-11T22:56:08Z">
        <w:r w:rsidDel="00000000" w:rsidR="00000000" w:rsidRPr="00000000">
          <w:rPr>
            <w:rFonts w:ascii="Roboto" w:cs="Roboto" w:eastAsia="Roboto" w:hAnsi="Roboto"/>
            <w:color w:val="00838f"/>
            <w:sz w:val="24"/>
            <w:szCs w:val="24"/>
            <w:rtl w:val="0"/>
          </w:rPr>
          <w:delText xml:space="preserve">+</w:delText>
        </w:r>
      </w:del>
      <w:r w:rsidDel="00000000" w:rsidR="00000000" w:rsidRPr="00000000">
        <w:rPr>
          <w:rFonts w:ascii="Roboto" w:cs="Roboto" w:eastAsia="Roboto" w:hAnsi="Roboto"/>
          <w:color w:val="00838f"/>
          <w:sz w:val="24"/>
          <w:szCs w:val="24"/>
          <w:rtl w:val="0"/>
        </w:rPr>
        <w:t xml:space="preserve"> content is based on:</w:t>
      </w:r>
    </w:p>
    <w:p w:rsidR="00000000" w:rsidDel="00000000" w:rsidP="00000000" w:rsidRDefault="00000000" w:rsidRPr="00000000" w14:paraId="00000038">
      <w:pPr>
        <w:numPr>
          <w:ilvl w:val="0"/>
          <w:numId w:val="4"/>
        </w:numPr>
        <w:shd w:fill="e0f7fa" w:val="clear"/>
        <w:spacing w:after="0" w:afterAutospacing="0" w:before="240" w:line="360" w:lineRule="auto"/>
        <w:ind w:left="720" w:hanging="360"/>
      </w:pPr>
      <w:r w:rsidDel="00000000" w:rsidR="00000000" w:rsidRPr="00000000">
        <w:rPr>
          <w:rFonts w:ascii="Roboto" w:cs="Roboto" w:eastAsia="Roboto" w:hAnsi="Roboto"/>
          <w:sz w:val="24"/>
          <w:szCs w:val="24"/>
          <w:rtl w:val="0"/>
        </w:rPr>
        <w:t xml:space="preserve">High-quality research evidence and international expert consensus</w:t>
      </w:r>
    </w:p>
    <w:p w:rsidR="00000000" w:rsidDel="00000000" w:rsidP="00000000" w:rsidRDefault="00000000" w:rsidRPr="00000000" w14:paraId="00000039">
      <w:pPr>
        <w:numPr>
          <w:ilvl w:val="0"/>
          <w:numId w:val="4"/>
        </w:numPr>
        <w:shd w:fill="e0f7fa" w:val="clear"/>
        <w:spacing w:before="0" w:beforeAutospacing="0" w:line="360" w:lineRule="auto"/>
        <w:ind w:left="720" w:hanging="360"/>
      </w:pPr>
      <w:ins w:author="Mairead Cardamone-Breen" w:id="32" w:date="2026-05-11T22:56:13Z">
        <w:r w:rsidDel="00000000" w:rsidR="00000000" w:rsidRPr="00000000">
          <w:rPr>
            <w:rFonts w:ascii="Roboto" w:cs="Roboto" w:eastAsia="Roboto" w:hAnsi="Roboto"/>
            <w:sz w:val="24"/>
            <w:szCs w:val="24"/>
            <w:rtl w:val="0"/>
          </w:rPr>
          <w:t xml:space="preserve">Evidence-based </w:t>
        </w:r>
      </w:ins>
      <w:del w:author="Mairead Cardamone-Breen" w:id="32" w:date="2026-05-11T22:56:13Z">
        <w:r w:rsidDel="00000000" w:rsidR="00000000" w:rsidRPr="00000000">
          <w:rPr>
            <w:rFonts w:ascii="Roboto" w:cs="Roboto" w:eastAsia="Roboto" w:hAnsi="Roboto"/>
            <w:sz w:val="24"/>
            <w:szCs w:val="24"/>
            <w:rtl w:val="0"/>
          </w:rPr>
          <w:delText xml:space="preserve">P</w:delText>
        </w:r>
      </w:del>
      <w:ins w:author="Mairead Cardamone-Breen" w:id="32" w:date="2026-05-11T22:56:13Z">
        <w:r w:rsidDel="00000000" w:rsidR="00000000" w:rsidRPr="00000000">
          <w:rPr>
            <w:rFonts w:ascii="Roboto" w:cs="Roboto" w:eastAsia="Roboto" w:hAnsi="Roboto"/>
            <w:sz w:val="24"/>
            <w:szCs w:val="24"/>
            <w:rtl w:val="0"/>
          </w:rPr>
          <w:t xml:space="preserve">p</w:t>
        </w:r>
      </w:ins>
      <w:r w:rsidDel="00000000" w:rsidR="00000000" w:rsidRPr="00000000">
        <w:rPr>
          <w:rFonts w:ascii="Roboto" w:cs="Roboto" w:eastAsia="Roboto" w:hAnsi="Roboto"/>
          <w:sz w:val="24"/>
          <w:szCs w:val="24"/>
          <w:rtl w:val="0"/>
        </w:rPr>
        <w:t xml:space="preserve">arenting guidelines:</w:t>
      </w:r>
      <w:ins w:author="Mairead Cardamone-Breen" w:id="33" w:date="2026-05-11T22:56:38Z">
        <w:commentRangeStart w:id="0"/>
        <w:r w:rsidDel="00000000" w:rsidR="00000000" w:rsidRPr="00000000">
          <w:rPr>
            <w:rFonts w:ascii="Roboto" w:cs="Roboto" w:eastAsia="Roboto" w:hAnsi="Roboto"/>
            <w:sz w:val="24"/>
            <w:szCs w:val="24"/>
            <w:rtl w:val="0"/>
          </w:rPr>
          <w:t xml:space="preserve"> </w:t>
        </w:r>
        <w:r w:rsidDel="00000000" w:rsidR="00000000" w:rsidRPr="00000000">
          <w:fldChar w:fldCharType="begin"/>
        </w:r>
        <w:r w:rsidDel="00000000" w:rsidR="00000000" w:rsidRPr="00000000">
          <w:instrText xml:space="preserve">HYPERLINK "https://www.parentingstrategies.net/"</w:instrText>
        </w:r>
        <w:r w:rsidDel="00000000" w:rsidR="00000000" w:rsidRPr="00000000">
          <w:fldChar w:fldCharType="separate"/>
        </w:r>
        <w:r w:rsidDel="00000000" w:rsidR="00000000" w:rsidRPr="00000000">
          <w:rPr>
            <w:rFonts w:ascii="Roboto" w:cs="Roboto" w:eastAsia="Roboto" w:hAnsi="Roboto"/>
            <w:color w:val="1155cc"/>
            <w:sz w:val="24"/>
            <w:szCs w:val="24"/>
            <w:u w:val="single"/>
            <w:rtl w:val="0"/>
          </w:rPr>
          <w:t xml:space="preserve">available here</w:t>
        </w:r>
        <w:r w:rsidDel="00000000" w:rsidR="00000000" w:rsidRPr="00000000">
          <w:fldChar w:fldCharType="end"/>
        </w:r>
        <w:r w:rsidDel="00000000" w:rsidR="00000000" w:rsidRPr="00000000">
          <w:rPr>
            <w:rFonts w:ascii="Roboto" w:cs="Roboto" w:eastAsia="Roboto" w:hAnsi="Roboto"/>
            <w:sz w:val="24"/>
            <w:szCs w:val="24"/>
            <w:rtl w:val="0"/>
          </w:rPr>
          <w:t xml:space="preserve">.</w:t>
        </w:r>
      </w:ins>
      <w:del w:author="Mairead Cardamone-Breen" w:id="33" w:date="2026-05-11T22:56:38Z">
        <w:commentRangeEnd w:id="0"/>
        <w:r w:rsidDel="00000000" w:rsidR="00000000" w:rsidRPr="00000000">
          <w:commentReference w:id="0"/>
        </w:r>
        <w:r w:rsidDel="00000000" w:rsidR="00000000" w:rsidRPr="00000000">
          <w:rPr>
            <w:rFonts w:ascii="Roboto" w:cs="Roboto" w:eastAsia="Roboto" w:hAnsi="Roboto"/>
            <w:sz w:val="24"/>
            <w:szCs w:val="24"/>
            <w:rtl w:val="0"/>
          </w:rPr>
          <w:delText xml:space="preserve"> </w:delText>
        </w:r>
        <w:r w:rsidDel="00000000" w:rsidR="00000000" w:rsidRPr="00000000">
          <w:rPr>
            <w:rFonts w:ascii="Roboto" w:cs="Roboto" w:eastAsia="Roboto" w:hAnsi="Roboto"/>
            <w:i w:val="1"/>
            <w:iCs w:val="1"/>
            <w:sz w:val="24"/>
            <w:szCs w:val="24"/>
            <w:rtl w:val="0"/>
          </w:rPr>
          <w:delText xml:space="preserve">Reducing teenagers’ risk of depression and anxiety disorders: Strategies for parents during the COVID-19</w:delText>
        </w:r>
      </w:del>
      <w:r w:rsidDel="00000000" w:rsidR="00000000" w:rsidRPr="00000000">
        <w:rPr>
          <w:rFonts w:ascii="Roboto" w:cs="Roboto" w:eastAsia="Roboto" w:hAnsi="Roboto"/>
          <w:i w:val="1"/>
          <w:iCs w:val="1"/>
          <w:sz w:val="24"/>
          <w:szCs w:val="24"/>
          <w:rtl w:val="0"/>
        </w:rPr>
        <w:t xml:space="preserve"> </w:t>
      </w:r>
      <w:del w:author="Marie Yap" w:id="34" w:date="2026-05-14T02:13:14Z">
        <w:r w:rsidDel="00000000" w:rsidR="00000000" w:rsidRPr="00000000">
          <w:rPr>
            <w:rFonts w:ascii="Roboto" w:cs="Roboto" w:eastAsia="Roboto" w:hAnsi="Roboto"/>
            <w:i w:val="1"/>
            <w:iCs w:val="1"/>
            <w:sz w:val="24"/>
            <w:szCs w:val="24"/>
            <w:rtl w:val="0"/>
          </w:rPr>
          <w:delText xml:space="preserve">pandemic</w:delText>
        </w:r>
      </w:del>
      <w:r w:rsidDel="00000000" w:rsidR="00000000" w:rsidRPr="00000000">
        <w:rPr>
          <w:rtl w:val="0"/>
        </w:rPr>
      </w:r>
    </w:p>
    <w:p w:rsidR="00000000" w:rsidDel="00000000" w:rsidP="00000000" w:rsidRDefault="00000000" w:rsidRPr="00000000" w14:paraId="0000003A">
      <w:pPr>
        <w:shd w:fill="e0f7fa" w:val="clear"/>
        <w:spacing w:line="360" w:lineRule="auto"/>
        <w:rPr>
          <w:rFonts w:ascii="Roboto" w:cs="Roboto" w:eastAsia="Roboto" w:hAnsi="Roboto"/>
          <w:sz w:val="24"/>
          <w:szCs w:val="24"/>
        </w:rPr>
      </w:pPr>
      <w:commentRangeStart w:id="1"/>
      <w:commentRangeStart w:id="2"/>
      <w:commentRangeStart w:id="3"/>
      <w:commentRangeStart w:id="4"/>
      <w:hyperlink r:id="rId9">
        <w:r w:rsidDel="00000000" w:rsidR="00000000" w:rsidRPr="00000000">
          <w:rPr>
            <w:rFonts w:ascii="Roboto" w:cs="Roboto" w:eastAsia="Roboto" w:hAnsi="Roboto"/>
            <w:color w:val="1155cc"/>
            <w:sz w:val="24"/>
            <w:szCs w:val="24"/>
            <w:u w:val="single"/>
            <w:rtl w:val="0"/>
          </w:rPr>
          <w:t xml:space="preserve">MORE RESOURCES</w:t>
        </w:r>
      </w:hyperlink>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B">
      <w:pPr>
        <w:shd w:fill="e0f7fa" w:val="clea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C">
      <w:pPr>
        <w:pStyle w:val="Heading6"/>
        <w:keepNext w:val="0"/>
        <w:keepLines w:val="0"/>
        <w:shd w:fill="e0f7fa" w:val="clear"/>
        <w:spacing w:after="60" w:before="0" w:line="384.00000000000006" w:lineRule="auto"/>
        <w:jc w:val="center"/>
        <w:rPr>
          <w:rFonts w:ascii="Roboto" w:cs="Roboto" w:eastAsia="Roboto" w:hAnsi="Roboto"/>
          <w:i w:val="0"/>
          <w:iCs w:val="0"/>
          <w:color w:val="00838f"/>
          <w:sz w:val="18"/>
          <w:szCs w:val="18"/>
        </w:rPr>
      </w:pPr>
      <w:bookmarkStart w:colFirst="0" w:colLast="0" w:name="_lr0edfx1nuvv" w:id="12"/>
      <w:bookmarkEnd w:id="12"/>
      <w:ins w:author="Mairead Cardamone-Breen" w:id="35" w:date="2026-05-11T22:57:25Z">
        <w:r w:rsidDel="00000000" w:rsidR="00000000" w:rsidRPr="00000000">
          <w:rPr>
            <w:rFonts w:ascii="Roboto" w:cs="Roboto" w:eastAsia="Roboto" w:hAnsi="Roboto"/>
            <w:i w:val="0"/>
            <w:iCs w:val="0"/>
            <w:color w:val="00838f"/>
            <w:sz w:val="18"/>
            <w:szCs w:val="18"/>
            <w:rtl w:val="0"/>
            <w:rPrChange w:author="Mairead Cardamone-Breen" w:id="36" w:date="2026-05-11T22:57:25Z">
              <w:rPr>
                <w:rFonts w:ascii="Roboto" w:cs="Roboto" w:eastAsia="Roboto" w:hAnsi="Roboto"/>
                <w:sz w:val="24"/>
                <w:szCs w:val="24"/>
              </w:rPr>
            </w:rPrChange>
          </w:rPr>
          <w:t xml:space="preserve">5,000</w:t>
        </w:r>
      </w:ins>
      <w:del w:author="Mairead Cardamone-Breen" w:id="35" w:date="2026-05-11T22:57:25Z">
        <w:r w:rsidDel="00000000" w:rsidR="00000000" w:rsidRPr="00000000">
          <w:rPr>
            <w:rFonts w:ascii="Roboto" w:cs="Roboto" w:eastAsia="Roboto" w:hAnsi="Roboto"/>
            <w:i w:val="0"/>
            <w:iCs w:val="0"/>
            <w:color w:val="00838f"/>
            <w:sz w:val="18"/>
            <w:szCs w:val="18"/>
            <w:rtl w:val="0"/>
          </w:rPr>
          <w:delText xml:space="preserve">1,500</w:delText>
        </w:r>
      </w:del>
      <w:r w:rsidDel="00000000" w:rsidR="00000000" w:rsidRPr="00000000">
        <w:rPr>
          <w:rFonts w:ascii="Roboto" w:cs="Roboto" w:eastAsia="Roboto" w:hAnsi="Roboto"/>
          <w:i w:val="0"/>
          <w:iCs w:val="0"/>
          <w:color w:val="00838f"/>
          <w:sz w:val="18"/>
          <w:szCs w:val="18"/>
          <w:rtl w:val="0"/>
        </w:rPr>
        <w:t xml:space="preserve">+ families helped</w:t>
      </w:r>
    </w:p>
    <w:p w:rsidR="00000000" w:rsidDel="00000000" w:rsidP="00000000" w:rsidRDefault="00000000" w:rsidRPr="00000000" w14:paraId="0000003D">
      <w:pPr>
        <w:shd w:fill="e0f7fa" w:val="clear"/>
        <w:spacing w:after="240" w:before="240" w:line="36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Our research trials with over </w:t>
      </w:r>
      <w:ins w:author="Mairead Cardamone-Breen" w:id="37" w:date="2026-05-11T22:35:53Z">
        <w:r w:rsidDel="00000000" w:rsidR="00000000" w:rsidRPr="00000000">
          <w:rPr>
            <w:rFonts w:ascii="Roboto" w:cs="Roboto" w:eastAsia="Roboto" w:hAnsi="Roboto"/>
            <w:sz w:val="24"/>
            <w:szCs w:val="24"/>
            <w:rtl w:val="0"/>
          </w:rPr>
          <w:t xml:space="preserve">5,000</w:t>
        </w:r>
      </w:ins>
      <w:del w:author="Mairead Cardamone-Breen" w:id="37" w:date="2026-05-11T22:35:53Z">
        <w:r w:rsidDel="00000000" w:rsidR="00000000" w:rsidRPr="00000000">
          <w:rPr>
            <w:rFonts w:ascii="Roboto" w:cs="Roboto" w:eastAsia="Roboto" w:hAnsi="Roboto"/>
            <w:sz w:val="24"/>
            <w:szCs w:val="24"/>
            <w:rtl w:val="0"/>
          </w:rPr>
          <w:delText xml:space="preserve">1,500 Australian</w:delText>
        </w:r>
      </w:del>
      <w:r w:rsidDel="00000000" w:rsidR="00000000" w:rsidRPr="00000000">
        <w:rPr>
          <w:rFonts w:ascii="Roboto" w:cs="Roboto" w:eastAsia="Roboto" w:hAnsi="Roboto"/>
          <w:sz w:val="24"/>
          <w:szCs w:val="24"/>
          <w:rtl w:val="0"/>
        </w:rPr>
        <w:t xml:space="preserve"> parents </w:t>
      </w:r>
      <w:ins w:author="Mairead Cardamone-Breen" w:id="38" w:date="2026-05-11T22:57:31Z">
        <w:r w:rsidDel="00000000" w:rsidR="00000000" w:rsidRPr="00000000">
          <w:rPr>
            <w:rFonts w:ascii="Roboto" w:cs="Roboto" w:eastAsia="Roboto" w:hAnsi="Roboto"/>
            <w:sz w:val="24"/>
            <w:szCs w:val="24"/>
            <w:rtl w:val="0"/>
          </w:rPr>
          <w:t xml:space="preserve">in Australia </w:t>
        </w:r>
        <w:del w:author="Marie Yap" w:id="39" w:date="2026-05-14T02:13:40Z">
          <w:r w:rsidDel="00000000" w:rsidR="00000000" w:rsidRPr="00000000">
            <w:rPr>
              <w:rFonts w:ascii="Roboto" w:cs="Roboto" w:eastAsia="Roboto" w:hAnsi="Roboto"/>
              <w:sz w:val="24"/>
              <w:szCs w:val="24"/>
              <w:rtl w:val="0"/>
            </w:rPr>
            <w:delText xml:space="preserve">and the UK </w:delText>
          </w:r>
        </w:del>
      </w:ins>
      <w:r w:rsidDel="00000000" w:rsidR="00000000" w:rsidRPr="00000000">
        <w:rPr>
          <w:rFonts w:ascii="Roboto" w:cs="Roboto" w:eastAsia="Roboto" w:hAnsi="Roboto"/>
          <w:sz w:val="24"/>
          <w:szCs w:val="24"/>
          <w:rtl w:val="0"/>
        </w:rPr>
        <w:t xml:space="preserve">show that PiP is effective, with benefits for both parents and teens.</w:t>
      </w:r>
    </w:p>
    <w:p w:rsidR="00000000" w:rsidDel="00000000" w:rsidP="00000000" w:rsidRDefault="00000000" w:rsidRPr="00000000" w14:paraId="0000003E">
      <w:pPr>
        <w:shd w:fill="e0f7fa" w:val="clear"/>
        <w:spacing w:after="240" w:before="240" w:line="36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read more about the evidence for the program in the </w:t>
      </w:r>
      <w:hyperlink r:id="rId10">
        <w:r w:rsidDel="00000000" w:rsidR="00000000" w:rsidRPr="00000000">
          <w:rPr>
            <w:rFonts w:ascii="Roboto" w:cs="Roboto" w:eastAsia="Roboto" w:hAnsi="Roboto"/>
            <w:color w:val="00838f"/>
            <w:sz w:val="24"/>
            <w:szCs w:val="24"/>
            <w:rtl w:val="0"/>
          </w:rPr>
          <w:t xml:space="preserve">About Us</w:t>
        </w:r>
      </w:hyperlink>
      <w:r w:rsidDel="00000000" w:rsidR="00000000" w:rsidRPr="00000000">
        <w:rPr>
          <w:rFonts w:ascii="Roboto" w:cs="Roboto" w:eastAsia="Roboto" w:hAnsi="Roboto"/>
          <w:sz w:val="24"/>
          <w:szCs w:val="24"/>
          <w:rtl w:val="0"/>
        </w:rPr>
        <w:t xml:space="preserve"> page or feel free to contact us.</w:t>
      </w:r>
    </w:p>
    <w:p w:rsidR="00000000" w:rsidDel="00000000" w:rsidP="00000000" w:rsidRDefault="00000000" w:rsidRPr="00000000" w14:paraId="0000003F">
      <w:pPr>
        <w:shd w:fill="e0f7fa" w:val="clear"/>
        <w:spacing w:line="360" w:lineRule="auto"/>
        <w:rPr>
          <w:rFonts w:ascii="Roboto" w:cs="Roboto" w:eastAsia="Roboto" w:hAnsi="Roboto"/>
          <w:sz w:val="24"/>
          <w:szCs w:val="24"/>
        </w:rPr>
      </w:pPr>
      <w:hyperlink r:id="rId11">
        <w:r w:rsidDel="00000000" w:rsidR="00000000" w:rsidRPr="00000000">
          <w:rPr>
            <w:rFonts w:ascii="Roboto" w:cs="Roboto" w:eastAsia="Roboto" w:hAnsi="Roboto"/>
            <w:color w:val="1155cc"/>
            <w:sz w:val="24"/>
            <w:szCs w:val="24"/>
            <w:u w:val="single"/>
            <w:rtl w:val="0"/>
          </w:rPr>
          <w:t xml:space="preserve">CONTACT US</w:t>
        </w:r>
      </w:hyperlink>
      <w:r w:rsidDel="00000000" w:rsidR="00000000" w:rsidRPr="00000000">
        <w:rPr>
          <w:rtl w:val="0"/>
        </w:rPr>
      </w:r>
    </w:p>
    <w:p w:rsidR="00000000" w:rsidDel="00000000" w:rsidP="00000000" w:rsidRDefault="00000000" w:rsidRPr="00000000" w14:paraId="00000040">
      <w:pPr>
        <w:shd w:fill="e0f7fa" w:val="clea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1">
      <w:pPr>
        <w:pStyle w:val="Heading5"/>
        <w:keepNext w:val="0"/>
        <w:keepLines w:val="0"/>
        <w:shd w:fill="f3fcfd" w:val="clear"/>
        <w:spacing w:after="480" w:before="480" w:line="320.1600000000001" w:lineRule="auto"/>
        <w:rPr>
          <w:del w:author="Mairead Cardamone-Breen" w:id="40" w:date="2026-05-11T22:33:28Z"/>
          <w:rFonts w:ascii="Roboto" w:cs="Roboto" w:eastAsia="Roboto" w:hAnsi="Roboto"/>
          <w:color w:val="00838f"/>
        </w:rPr>
      </w:pPr>
      <w:del w:author="Mairead Cardamone-Breen" w:id="40" w:date="2026-05-11T22:33:28Z">
        <w:bookmarkStart w:colFirst="0" w:colLast="0" w:name="_iojlzbgldjr" w:id="13"/>
        <w:bookmarkEnd w:id="13"/>
        <w:r w:rsidDel="00000000" w:rsidR="00000000" w:rsidRPr="00000000">
          <w:rPr>
            <w:rFonts w:ascii="Roboto" w:cs="Roboto" w:eastAsia="Roboto" w:hAnsi="Roboto"/>
            <w:color w:val="00838f"/>
            <w:rtl w:val="0"/>
          </w:rPr>
          <w:delText xml:space="preserve">Who is this program for?</w:delText>
        </w:r>
      </w:del>
    </w:p>
    <w:p w:rsidR="00000000" w:rsidDel="00000000" w:rsidP="00000000" w:rsidRDefault="00000000" w:rsidRPr="00000000" w14:paraId="00000042">
      <w:pPr>
        <w:shd w:fill="f3fcfd" w:val="clear"/>
        <w:spacing w:after="240" w:line="360" w:lineRule="auto"/>
        <w:rPr>
          <w:del w:author="Mairead Cardamone-Breen" w:id="40" w:date="2026-05-11T22:33:28Z"/>
          <w:rFonts w:ascii="Roboto" w:cs="Roboto" w:eastAsia="Roboto" w:hAnsi="Roboto"/>
          <w:sz w:val="24"/>
          <w:szCs w:val="24"/>
        </w:rPr>
      </w:pPr>
      <w:del w:author="Mairead Cardamone-Breen" w:id="40" w:date="2026-05-11T22:33:28Z">
        <w:r w:rsidDel="00000000" w:rsidR="00000000" w:rsidRPr="00000000">
          <w:rPr>
            <w:rFonts w:ascii="Roboto" w:cs="Roboto" w:eastAsia="Roboto" w:hAnsi="Roboto"/>
            <w:sz w:val="24"/>
            <w:szCs w:val="24"/>
            <w:rtl w:val="0"/>
          </w:rPr>
          <w:delText xml:space="preserve">Parents/guardians of teenagers aged 12 to 17, who are</w:delText>
        </w:r>
      </w:del>
    </w:p>
    <w:p w:rsidR="00000000" w:rsidDel="00000000" w:rsidP="00000000" w:rsidRDefault="00000000" w:rsidRPr="00000000" w14:paraId="00000043">
      <w:pPr>
        <w:numPr>
          <w:ilvl w:val="0"/>
          <w:numId w:val="2"/>
        </w:numPr>
        <w:shd w:fill="e0f7fa" w:val="clear"/>
        <w:spacing w:after="0" w:afterAutospacing="0" w:before="240" w:line="360" w:lineRule="auto"/>
        <w:ind w:left="720" w:hanging="360"/>
        <w:rPr>
          <w:del w:author="Mairead Cardamone-Breen" w:id="40" w:date="2026-05-11T22:33:28Z"/>
        </w:rPr>
      </w:pPr>
      <w:del w:author="Mairead Cardamone-Breen" w:id="40" w:date="2026-05-11T22:33:28Z">
        <w:r w:rsidDel="00000000" w:rsidR="00000000" w:rsidRPr="00000000">
          <w:rPr>
            <w:rFonts w:ascii="Roboto" w:cs="Roboto" w:eastAsia="Roboto" w:hAnsi="Roboto"/>
            <w:sz w:val="24"/>
            <w:szCs w:val="24"/>
            <w:rtl w:val="0"/>
          </w:rPr>
          <w:delText xml:space="preserve">residing in Australia,</w:delText>
        </w:r>
      </w:del>
    </w:p>
    <w:p w:rsidR="00000000" w:rsidDel="00000000" w:rsidP="00000000" w:rsidRDefault="00000000" w:rsidRPr="00000000" w14:paraId="00000044">
      <w:pPr>
        <w:numPr>
          <w:ilvl w:val="0"/>
          <w:numId w:val="2"/>
        </w:numPr>
        <w:shd w:fill="e0f7fa" w:val="clear"/>
        <w:spacing w:after="0" w:afterAutospacing="0" w:before="0" w:beforeAutospacing="0" w:line="360" w:lineRule="auto"/>
        <w:ind w:left="720" w:hanging="360"/>
        <w:rPr>
          <w:del w:author="Mairead Cardamone-Breen" w:id="40" w:date="2026-05-11T22:33:28Z"/>
        </w:rPr>
      </w:pPr>
      <w:del w:author="Mairead Cardamone-Breen" w:id="40" w:date="2026-05-11T22:33:28Z">
        <w:r w:rsidDel="00000000" w:rsidR="00000000" w:rsidRPr="00000000">
          <w:rPr>
            <w:rFonts w:ascii="Roboto" w:cs="Roboto" w:eastAsia="Roboto" w:hAnsi="Roboto"/>
            <w:sz w:val="24"/>
            <w:szCs w:val="24"/>
            <w:rtl w:val="0"/>
          </w:rPr>
          <w:delText xml:space="preserve">fluent in English, and</w:delText>
        </w:r>
      </w:del>
    </w:p>
    <w:p w:rsidR="00000000" w:rsidDel="00000000" w:rsidP="00000000" w:rsidRDefault="00000000" w:rsidRPr="00000000" w14:paraId="00000045">
      <w:pPr>
        <w:numPr>
          <w:ilvl w:val="0"/>
          <w:numId w:val="2"/>
        </w:numPr>
        <w:shd w:fill="e0f7fa" w:val="clear"/>
        <w:spacing w:after="240" w:before="0" w:beforeAutospacing="0" w:line="360" w:lineRule="auto"/>
        <w:ind w:left="720" w:hanging="360"/>
        <w:rPr>
          <w:del w:author="Mairead Cardamone-Breen" w:id="40" w:date="2026-05-11T22:33:28Z"/>
        </w:rPr>
      </w:pPr>
      <w:del w:author="Mairead Cardamone-Breen" w:id="40" w:date="2026-05-11T22:33:28Z">
        <w:r w:rsidDel="00000000" w:rsidR="00000000" w:rsidRPr="00000000">
          <w:rPr>
            <w:rFonts w:ascii="Roboto" w:cs="Roboto" w:eastAsia="Roboto" w:hAnsi="Roboto"/>
            <w:sz w:val="24"/>
            <w:szCs w:val="24"/>
            <w:rtl w:val="0"/>
          </w:rPr>
          <w:delText xml:space="preserve">have regular internet access.</w:delText>
        </w:r>
      </w:del>
    </w:p>
    <w:p w:rsidR="00000000" w:rsidDel="00000000" w:rsidP="00000000" w:rsidRDefault="00000000" w:rsidRPr="00000000" w14:paraId="00000046">
      <w:pPr>
        <w:shd w:fill="f3fcfd" w:val="clear"/>
        <w:spacing w:after="240" w:line="360" w:lineRule="auto"/>
        <w:rPr>
          <w:del w:author="Mairead Cardamone-Breen" w:id="40" w:date="2026-05-11T22:33:28Z"/>
          <w:rFonts w:ascii="Roboto" w:cs="Roboto" w:eastAsia="Roboto" w:hAnsi="Roboto"/>
          <w:sz w:val="24"/>
          <w:szCs w:val="24"/>
        </w:rPr>
      </w:pPr>
      <w:del w:author="Mairead Cardamone-Breen" w:id="40" w:date="2026-05-11T22:33:28Z">
        <w:r w:rsidDel="00000000" w:rsidR="00000000" w:rsidRPr="00000000">
          <w:rPr>
            <w:rFonts w:ascii="Roboto" w:cs="Roboto" w:eastAsia="Roboto" w:hAnsi="Roboto"/>
            <w:sz w:val="24"/>
            <w:szCs w:val="24"/>
            <w:rtl w:val="0"/>
          </w:rPr>
          <w:delText xml:space="preserve">PiP+ is designed to help parents whose teenagers are not yet experiencing difficulties with depression and anxiety. If your teenager is experiencing such difficulties, you are still welcome to take part, but we also recommend you seek help from a mental health professional.</w:delText>
        </w:r>
      </w:del>
    </w:p>
    <w:p w:rsidR="00000000" w:rsidDel="00000000" w:rsidP="00000000" w:rsidRDefault="00000000" w:rsidRPr="00000000" w14:paraId="00000047">
      <w:pPr>
        <w:shd w:fill="f3fcfd" w:val="clear"/>
        <w:spacing w:after="240" w:line="360" w:lineRule="auto"/>
        <w:rPr>
          <w:del w:author="Mairead Cardamone-Breen" w:id="40" w:date="2026-05-11T22:33:28Z"/>
          <w:rFonts w:ascii="Roboto" w:cs="Roboto" w:eastAsia="Roboto" w:hAnsi="Roboto"/>
          <w:sz w:val="24"/>
          <w:szCs w:val="24"/>
        </w:rPr>
      </w:pPr>
      <w:del w:author="Mairead Cardamone-Breen" w:id="40" w:date="2026-05-11T22:33:28Z">
        <w:r w:rsidDel="00000000" w:rsidR="00000000" w:rsidRPr="00000000">
          <w:rPr>
            <w:rFonts w:ascii="Roboto" w:cs="Roboto" w:eastAsia="Roboto" w:hAnsi="Roboto"/>
            <w:sz w:val="24"/>
            <w:szCs w:val="24"/>
            <w:rtl w:val="0"/>
          </w:rPr>
          <w:delText xml:space="preserve">If you are a parent of children younger than 12 or older than 17, or a professional who wants to check out the program before recommending it to parents, you are also welcome to sign up!</w:delText>
        </w:r>
        <w:r w:rsidDel="00000000" w:rsidR="00000000" w:rsidRPr="00000000">
          <w:rPr>
            <w:rtl w:val="0"/>
          </w:rPr>
        </w:r>
      </w:del>
    </w:p>
    <w:p w:rsidR="00000000" w:rsidDel="00000000" w:rsidP="00000000" w:rsidRDefault="00000000" w:rsidRPr="00000000" w14:paraId="00000048">
      <w:pPr>
        <w:pStyle w:val="Heading5"/>
        <w:keepNext w:val="0"/>
        <w:keepLines w:val="0"/>
        <w:shd w:fill="f3fcfd" w:val="clear"/>
        <w:spacing w:after="480" w:before="480" w:line="320.1600000000001" w:lineRule="auto"/>
        <w:rPr>
          <w:del w:author="Mairead Cardamone-Breen" w:id="40" w:date="2026-05-11T22:33:28Z"/>
          <w:rFonts w:ascii="Roboto" w:cs="Roboto" w:eastAsia="Roboto" w:hAnsi="Roboto"/>
          <w:color w:val="00838f"/>
        </w:rPr>
      </w:pPr>
      <w:del w:author="Mairead Cardamone-Breen" w:id="40" w:date="2026-05-11T22:33:28Z">
        <w:bookmarkStart w:colFirst="0" w:colLast="0" w:name="_bnh1odvlzxzb" w:id="14"/>
        <w:bookmarkEnd w:id="14"/>
        <w:r w:rsidDel="00000000" w:rsidR="00000000" w:rsidRPr="00000000">
          <w:rPr>
            <w:rFonts w:ascii="Roboto" w:cs="Roboto" w:eastAsia="Roboto" w:hAnsi="Roboto"/>
            <w:color w:val="00838f"/>
            <w:rtl w:val="0"/>
          </w:rPr>
          <w:delText xml:space="preserve">Does your teen experience school refusal?</w:delText>
        </w:r>
      </w:del>
    </w:p>
    <w:p w:rsidR="00000000" w:rsidDel="00000000" w:rsidP="00000000" w:rsidRDefault="00000000" w:rsidRPr="00000000" w14:paraId="00000049">
      <w:pPr>
        <w:shd w:fill="f3fcfd" w:val="clear"/>
        <w:spacing w:after="240" w:line="360" w:lineRule="auto"/>
        <w:rPr>
          <w:rFonts w:ascii="Roboto" w:cs="Roboto" w:eastAsia="Roboto" w:hAnsi="Roboto"/>
          <w:sz w:val="24"/>
          <w:szCs w:val="24"/>
        </w:rPr>
      </w:pPr>
      <w:del w:author="Mairead Cardamone-Breen" w:id="40" w:date="2026-05-11T22:33:28Z">
        <w:r w:rsidDel="00000000" w:rsidR="00000000" w:rsidRPr="00000000">
          <w:rPr>
            <w:rFonts w:ascii="Roboto" w:cs="Roboto" w:eastAsia="Roboto" w:hAnsi="Roboto"/>
            <w:sz w:val="24"/>
            <w:szCs w:val="24"/>
            <w:rtl w:val="0"/>
          </w:rPr>
          <w:delText xml:space="preserve">If your teen struggles to attend school due to anxiety, depression, or emotional distress (sometimes called ‘school refusal’, ‘school can’t’, or ‘school phobia’), check out the PiP-Education program </w:delText>
        </w:r>
        <w:r w:rsidDel="00000000" w:rsidR="00000000" w:rsidRPr="00000000">
          <w:fldChar w:fldCharType="begin"/>
        </w:r>
        <w:r w:rsidDel="00000000" w:rsidR="00000000" w:rsidRPr="00000000">
          <w:delInstrText xml:space="preserve">HYPERLINK "https://pip-ed.web.app/"</w:delInstrText>
        </w:r>
        <w:r w:rsidDel="00000000" w:rsidR="00000000" w:rsidRPr="00000000">
          <w:fldChar w:fldCharType="separate"/>
        </w:r>
        <w:r w:rsidDel="00000000" w:rsidR="00000000" w:rsidRPr="00000000">
          <w:rPr>
            <w:rFonts w:ascii="Roboto" w:cs="Roboto" w:eastAsia="Roboto" w:hAnsi="Roboto"/>
            <w:color w:val="00838f"/>
            <w:sz w:val="24"/>
            <w:szCs w:val="24"/>
            <w:rtl w:val="0"/>
          </w:rPr>
          <w:delText xml:space="preserve">here</w:delText>
        </w:r>
        <w:r w:rsidDel="00000000" w:rsidR="00000000" w:rsidRPr="00000000">
          <w:fldChar w:fldCharType="end"/>
        </w:r>
        <w:r w:rsidDel="00000000" w:rsidR="00000000" w:rsidRPr="00000000">
          <w:rPr>
            <w:rFonts w:ascii="Roboto" w:cs="Roboto" w:eastAsia="Roboto" w:hAnsi="Roboto"/>
            <w:sz w:val="24"/>
            <w:szCs w:val="24"/>
            <w:rtl w:val="0"/>
          </w:rPr>
          <w:delText xml:space="preserve">.</w:delText>
        </w:r>
      </w:del>
      <w:r w:rsidDel="00000000" w:rsidR="00000000" w:rsidRPr="00000000">
        <w:rPr>
          <w:rtl w:val="0"/>
        </w:rPr>
      </w:r>
    </w:p>
    <w:p w:rsidR="00000000" w:rsidDel="00000000" w:rsidP="00000000" w:rsidRDefault="00000000" w:rsidRPr="00000000" w14:paraId="0000004A">
      <w:pPr>
        <w:shd w:fill="f5f7f7" w:val="clear"/>
        <w:spacing w:after="240" w:line="36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Listen to the stories of previous PiP parents and their teenagers featured in The House of Wellness.</w:t>
      </w:r>
    </w:p>
    <w:p w:rsidR="00000000" w:rsidDel="00000000" w:rsidP="00000000" w:rsidRDefault="00000000" w:rsidRPr="00000000" w14:paraId="0000004B">
      <w:pPr>
        <w:shd w:fill="f5f7f7" w:val="clea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[keep video &amp; image]</w:t>
      </w:r>
    </w:p>
    <w:p w:rsidR="00000000" w:rsidDel="00000000" w:rsidP="00000000" w:rsidRDefault="00000000" w:rsidRPr="00000000" w14:paraId="0000004C">
      <w:pPr>
        <w:shd w:fill="e0f7fa" w:val="clea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D">
      <w:pPr>
        <w:pStyle w:val="Heading5"/>
        <w:keepNext w:val="0"/>
        <w:keepLines w:val="0"/>
        <w:shd w:fill="e9f7fa" w:val="clear"/>
        <w:spacing w:after="0" w:before="0" w:line="320.1600000000001" w:lineRule="auto"/>
        <w:jc w:val="center"/>
        <w:rPr>
          <w:rFonts w:ascii="Roboto" w:cs="Roboto" w:eastAsia="Roboto" w:hAnsi="Roboto"/>
          <w:color w:val="00838f"/>
        </w:rPr>
      </w:pPr>
      <w:bookmarkStart w:colFirst="0" w:colLast="0" w:name="_u82ermut4v3u" w:id="15"/>
      <w:bookmarkEnd w:id="15"/>
      <w:r w:rsidDel="00000000" w:rsidR="00000000" w:rsidRPr="00000000">
        <w:rPr>
          <w:rFonts w:ascii="Roboto" w:cs="Roboto" w:eastAsia="Roboto" w:hAnsi="Roboto"/>
          <w:color w:val="00838f"/>
          <w:rtl w:val="0"/>
        </w:rPr>
        <w:t xml:space="preserve">What’s in store for you?</w:t>
      </w:r>
    </w:p>
    <w:p w:rsidR="00000000" w:rsidDel="00000000" w:rsidP="00000000" w:rsidRDefault="00000000" w:rsidRPr="00000000" w14:paraId="0000004E">
      <w:pPr>
        <w:shd w:fill="e9f7fa" w:val="clear"/>
        <w:spacing w:after="240" w:line="36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PiP</w:t>
      </w:r>
      <w:del w:author="Mairead Cardamone-Breen" w:id="41" w:date="2026-05-11T22:33:10Z">
        <w:r w:rsidDel="00000000" w:rsidR="00000000" w:rsidRPr="00000000">
          <w:rPr>
            <w:rFonts w:ascii="Roboto" w:cs="Roboto" w:eastAsia="Roboto" w:hAnsi="Roboto"/>
            <w:sz w:val="24"/>
            <w:szCs w:val="24"/>
            <w:rtl w:val="0"/>
          </w:rPr>
          <w:delText xml:space="preserve">+</w:delText>
        </w:r>
      </w:del>
      <w:r w:rsidDel="00000000" w:rsidR="00000000" w:rsidRPr="00000000">
        <w:rPr>
          <w:rFonts w:ascii="Roboto" w:cs="Roboto" w:eastAsia="Roboto" w:hAnsi="Roboto"/>
          <w:sz w:val="24"/>
          <w:szCs w:val="24"/>
          <w:rtl w:val="0"/>
        </w:rPr>
        <w:t xml:space="preserve"> aims to empower you </w:t>
      </w:r>
      <w:del w:author="Mairead Cardamone-Breen" w:id="42" w:date="2026-05-13T00:59:49Z">
        <w:r w:rsidDel="00000000" w:rsidR="00000000" w:rsidRPr="00000000">
          <w:rPr>
            <w:rFonts w:ascii="Roboto" w:cs="Roboto" w:eastAsia="Roboto" w:hAnsi="Roboto"/>
            <w:sz w:val="24"/>
            <w:szCs w:val="24"/>
            <w:rtl w:val="0"/>
          </w:rPr>
          <w:delText xml:space="preserve">to make sense of adolescence and </w:delText>
        </w:r>
      </w:del>
      <w:r w:rsidDel="00000000" w:rsidR="00000000" w:rsidRPr="00000000">
        <w:rPr>
          <w:rFonts w:ascii="Roboto" w:cs="Roboto" w:eastAsia="Roboto" w:hAnsi="Roboto"/>
          <w:sz w:val="24"/>
          <w:szCs w:val="24"/>
          <w:rtl w:val="0"/>
        </w:rPr>
        <w:t xml:space="preserve">to parent your </w:t>
      </w:r>
      <w:ins w:author="Mairead Cardamone-Breen" w:id="43" w:date="2026-05-13T00:59:52Z">
        <w:r w:rsidDel="00000000" w:rsidR="00000000" w:rsidRPr="00000000">
          <w:rPr>
            <w:rFonts w:ascii="Roboto" w:cs="Roboto" w:eastAsia="Roboto" w:hAnsi="Roboto"/>
            <w:sz w:val="24"/>
            <w:szCs w:val="24"/>
            <w:rtl w:val="0"/>
          </w:rPr>
          <w:t xml:space="preserve">child </w:t>
        </w:r>
      </w:ins>
      <w:del w:author="Mairead Cardamone-Breen" w:id="43" w:date="2026-05-13T00:59:52Z">
        <w:r w:rsidDel="00000000" w:rsidR="00000000" w:rsidRPr="00000000">
          <w:rPr>
            <w:rFonts w:ascii="Roboto" w:cs="Roboto" w:eastAsia="Roboto" w:hAnsi="Roboto"/>
            <w:sz w:val="24"/>
            <w:szCs w:val="24"/>
            <w:rtl w:val="0"/>
          </w:rPr>
          <w:delText xml:space="preserve">teenager </w:delText>
        </w:r>
      </w:del>
      <w:r w:rsidDel="00000000" w:rsidR="00000000" w:rsidRPr="00000000">
        <w:rPr>
          <w:rFonts w:ascii="Roboto" w:cs="Roboto" w:eastAsia="Roboto" w:hAnsi="Roboto"/>
          <w:sz w:val="24"/>
          <w:szCs w:val="24"/>
          <w:rtl w:val="0"/>
        </w:rPr>
        <w:t xml:space="preserve">with confidence</w:t>
      </w:r>
      <w:r w:rsidDel="00000000" w:rsidR="00000000" w:rsidRPr="00000000">
        <w:rPr>
          <w:rFonts w:ascii="Roboto" w:cs="Roboto" w:eastAsia="Roboto" w:hAnsi="Roboto"/>
          <w:sz w:val="24"/>
          <w:szCs w:val="24"/>
          <w:rtl w:val="0"/>
        </w:rPr>
        <w:t xml:space="preserve">. The program includes practical, evidence-based and expert-endorsed strategies designed to build your skills and confidence in ways that may reduce </w:t>
      </w:r>
      <w:ins w:author="Marie Yap" w:id="44" w:date="2026-05-14T02:14:18Z">
        <w:r w:rsidDel="00000000" w:rsidR="00000000" w:rsidRPr="00000000">
          <w:rPr>
            <w:rFonts w:ascii="Roboto" w:cs="Roboto" w:eastAsia="Roboto" w:hAnsi="Roboto"/>
            <w:sz w:val="24"/>
            <w:szCs w:val="24"/>
            <w:rtl w:val="0"/>
          </w:rPr>
          <w:t xml:space="preserve">the </w:t>
        </w:r>
      </w:ins>
      <w:del w:author="Marie Yap" w:id="44" w:date="2026-05-14T02:14:18Z">
        <w:r w:rsidDel="00000000" w:rsidR="00000000" w:rsidRPr="00000000">
          <w:rPr>
            <w:rFonts w:ascii="Roboto" w:cs="Roboto" w:eastAsia="Roboto" w:hAnsi="Roboto"/>
            <w:sz w:val="24"/>
            <w:szCs w:val="24"/>
            <w:rtl w:val="0"/>
          </w:rPr>
          <w:delText xml:space="preserve">your </w:delText>
        </w:r>
      </w:del>
      <w:ins w:author="Olivia Bruce" w:id="45" w:date="2026-05-11T23:28:48Z">
        <w:del w:author="Marie Yap" w:id="44" w:date="2026-05-14T02:14:18Z">
          <w:r w:rsidDel="00000000" w:rsidR="00000000" w:rsidRPr="00000000">
            <w:rPr>
              <w:rFonts w:ascii="Roboto" w:cs="Roboto" w:eastAsia="Roboto" w:hAnsi="Roboto"/>
              <w:sz w:val="24"/>
              <w:szCs w:val="24"/>
              <w:rtl w:val="0"/>
            </w:rPr>
            <w:delText xml:space="preserve">child or </w:delText>
          </w:r>
        </w:del>
      </w:ins>
      <w:del w:author="Marie Yap" w:id="44" w:date="2026-05-14T02:14:18Z">
        <w:r w:rsidDel="00000000" w:rsidR="00000000" w:rsidRPr="00000000">
          <w:rPr>
            <w:rFonts w:ascii="Roboto" w:cs="Roboto" w:eastAsia="Roboto" w:hAnsi="Roboto"/>
            <w:sz w:val="24"/>
            <w:szCs w:val="24"/>
            <w:rtl w:val="0"/>
          </w:rPr>
          <w:delText xml:space="preserve">teen's </w:delText>
        </w:r>
      </w:del>
      <w:r w:rsidDel="00000000" w:rsidR="00000000" w:rsidRPr="00000000">
        <w:rPr>
          <w:rFonts w:ascii="Roboto" w:cs="Roboto" w:eastAsia="Roboto" w:hAnsi="Roboto"/>
          <w:sz w:val="24"/>
          <w:szCs w:val="24"/>
          <w:rtl w:val="0"/>
        </w:rPr>
        <w:t xml:space="preserve">risk</w:t>
      </w:r>
      <w:ins w:author="Marie Yap" w:id="46" w:date="2026-05-14T02:18:15Z">
        <w:r w:rsidDel="00000000" w:rsidR="00000000" w:rsidRPr="00000000">
          <w:rPr>
            <w:rFonts w:ascii="Roboto" w:cs="Roboto" w:eastAsia="Roboto" w:hAnsi="Roboto"/>
            <w:sz w:val="24"/>
            <w:szCs w:val="24"/>
            <w:rtl w:val="0"/>
          </w:rPr>
          <w:t xml:space="preserve"> or impact</w:t>
        </w:r>
      </w:ins>
      <w:r w:rsidDel="00000000" w:rsidR="00000000" w:rsidRPr="00000000">
        <w:rPr>
          <w:rFonts w:ascii="Roboto" w:cs="Roboto" w:eastAsia="Roboto" w:hAnsi="Roboto"/>
          <w:sz w:val="24"/>
          <w:szCs w:val="24"/>
          <w:rtl w:val="0"/>
        </w:rPr>
        <w:t xml:space="preserve"> of depression and anxiety problems</w:t>
      </w:r>
      <w:ins w:author="Marie Yap" w:id="47" w:date="2026-05-14T02:18:19Z">
        <w:r w:rsidDel="00000000" w:rsidR="00000000" w:rsidRPr="00000000">
          <w:rPr>
            <w:rFonts w:ascii="Roboto" w:cs="Roboto" w:eastAsia="Roboto" w:hAnsi="Roboto"/>
            <w:sz w:val="24"/>
            <w:szCs w:val="24"/>
            <w:rtl w:val="0"/>
          </w:rPr>
          <w:t xml:space="preserve"> in </w:t>
        </w:r>
        <w:r w:rsidDel="00000000" w:rsidR="00000000" w:rsidRPr="00000000">
          <w:rPr>
            <w:rFonts w:ascii="Roboto" w:cs="Roboto" w:eastAsia="Roboto" w:hAnsi="Roboto"/>
            <w:sz w:val="24"/>
            <w:szCs w:val="24"/>
            <w:rtl w:val="0"/>
            <w:rPrChange w:author="Marie Yap" w:id="48" w:date="2026-05-14T02:18:19Z">
              <w:rPr>
                <w:rFonts w:ascii="Roboto" w:cs="Roboto" w:eastAsia="Roboto" w:hAnsi="Roboto"/>
                <w:sz w:val="24"/>
                <w:szCs w:val="24"/>
              </w:rPr>
            </w:rPrChange>
          </w:rPr>
          <w:t xml:space="preserve">your child's life</w:t>
        </w:r>
      </w:ins>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4F">
      <w:pPr>
        <w:pStyle w:val="Heading5"/>
        <w:keepNext w:val="0"/>
        <w:keepLines w:val="0"/>
        <w:shd w:fill="f3fcfd" w:val="clear"/>
        <w:spacing w:after="280" w:before="0" w:line="320.1600000000001" w:lineRule="auto"/>
        <w:rPr>
          <w:rFonts w:ascii="Roboto" w:cs="Roboto" w:eastAsia="Roboto" w:hAnsi="Roboto"/>
          <w:color w:val="00838f"/>
        </w:rPr>
      </w:pPr>
      <w:bookmarkStart w:colFirst="0" w:colLast="0" w:name="_620kfi8175fj" w:id="16"/>
      <w:bookmarkEnd w:id="16"/>
      <w:r w:rsidDel="00000000" w:rsidR="00000000" w:rsidRPr="00000000">
        <w:rPr>
          <w:rFonts w:ascii="Roboto" w:cs="Roboto" w:eastAsia="Roboto" w:hAnsi="Roboto"/>
          <w:color w:val="00838f"/>
          <w:rtl w:val="0"/>
        </w:rPr>
        <w:t xml:space="preserve">Get personalised feedback</w:t>
      </w:r>
    </w:p>
    <w:p w:rsidR="00000000" w:rsidDel="00000000" w:rsidP="00000000" w:rsidRDefault="00000000" w:rsidRPr="00000000" w14:paraId="00000050">
      <w:pPr>
        <w:shd w:fill="f3fcfd"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Your journey starts with an online assessment. This allows us to give you personalised feedback about your parenting, your confidence, and your own and your </w:t>
      </w:r>
      <w:ins w:author="Olivia Bruce" w:id="49" w:date="2026-05-11T23:24:47Z">
        <w:r w:rsidDel="00000000" w:rsidR="00000000" w:rsidRPr="00000000">
          <w:rPr>
            <w:rFonts w:ascii="Roboto" w:cs="Roboto" w:eastAsia="Roboto" w:hAnsi="Roboto"/>
            <w:sz w:val="24"/>
            <w:szCs w:val="24"/>
            <w:rtl w:val="0"/>
          </w:rPr>
          <w:t xml:space="preserve">child</w:t>
        </w:r>
        <w:del w:author="Marie Yap" w:id="50" w:date="2026-05-14T02:19:44Z">
          <w:r w:rsidDel="00000000" w:rsidR="00000000" w:rsidRPr="00000000">
            <w:rPr>
              <w:rFonts w:ascii="Roboto" w:cs="Roboto" w:eastAsia="Roboto" w:hAnsi="Roboto"/>
              <w:sz w:val="24"/>
              <w:szCs w:val="24"/>
              <w:rtl w:val="0"/>
            </w:rPr>
            <w:delText xml:space="preserve"> or </w:delText>
          </w:r>
        </w:del>
      </w:ins>
      <w:del w:author="Marie Yap" w:id="50" w:date="2026-05-14T02:19:44Z">
        <w:r w:rsidDel="00000000" w:rsidR="00000000" w:rsidRPr="00000000">
          <w:rPr>
            <w:rFonts w:ascii="Roboto" w:cs="Roboto" w:eastAsia="Roboto" w:hAnsi="Roboto"/>
            <w:sz w:val="24"/>
            <w:szCs w:val="24"/>
            <w:rtl w:val="0"/>
          </w:rPr>
          <w:delText xml:space="preserve">teen</w:delText>
        </w:r>
      </w:del>
      <w:r w:rsidDel="00000000" w:rsidR="00000000" w:rsidRPr="00000000">
        <w:rPr>
          <w:rFonts w:ascii="Roboto" w:cs="Roboto" w:eastAsia="Roboto" w:hAnsi="Roboto"/>
          <w:sz w:val="24"/>
          <w:szCs w:val="24"/>
          <w:rtl w:val="0"/>
        </w:rPr>
        <w:t xml:space="preserve">'s mental wellbeing. Based on this feedback, we'll recommend specific modules for you</w:t>
      </w:r>
      <w:ins w:author="Mairead Cardamone-Breen" w:id="51" w:date="2026-05-11T22:33:07Z">
        <w:r w:rsidDel="00000000" w:rsidR="00000000" w:rsidRPr="00000000">
          <w:rPr>
            <w:rFonts w:ascii="Roboto" w:cs="Roboto" w:eastAsia="Roboto" w:hAnsi="Roboto"/>
            <w:sz w:val="24"/>
            <w:szCs w:val="24"/>
            <w:rtl w:val="0"/>
          </w:rPr>
          <w:t xml:space="preserve">.</w:t>
        </w:r>
      </w:ins>
      <w:del w:author="Mairead Cardamone-Breen" w:id="51" w:date="2026-05-11T22:33:07Z">
        <w:r w:rsidDel="00000000" w:rsidR="00000000" w:rsidRPr="00000000">
          <w:rPr>
            <w:rFonts w:ascii="Roboto" w:cs="Roboto" w:eastAsia="Roboto" w:hAnsi="Roboto"/>
            <w:sz w:val="24"/>
            <w:szCs w:val="24"/>
            <w:rtl w:val="0"/>
          </w:rPr>
          <w:delText xml:space="preserve"> including the new </w:delText>
        </w:r>
        <w:r w:rsidDel="00000000" w:rsidR="00000000" w:rsidRPr="00000000">
          <w:rPr>
            <w:rFonts w:ascii="Roboto" w:cs="Roboto" w:eastAsia="Roboto" w:hAnsi="Roboto"/>
            <w:i w:val="1"/>
            <w:iCs w:val="1"/>
            <w:sz w:val="24"/>
            <w:szCs w:val="24"/>
            <w:rtl w:val="0"/>
          </w:rPr>
          <w:delText xml:space="preserve">Parenting through the pandemic</w:delText>
        </w:r>
        <w:r w:rsidDel="00000000" w:rsidR="00000000" w:rsidRPr="00000000">
          <w:rPr>
            <w:rFonts w:ascii="Roboto" w:cs="Roboto" w:eastAsia="Roboto" w:hAnsi="Roboto"/>
            <w:sz w:val="24"/>
            <w:szCs w:val="24"/>
            <w:rtl w:val="0"/>
          </w:rPr>
          <w:delText xml:space="preserve"> module!</w:delText>
        </w:r>
      </w:del>
      <w:r w:rsidDel="00000000" w:rsidR="00000000" w:rsidRPr="00000000">
        <w:rPr>
          <w:rtl w:val="0"/>
        </w:rPr>
      </w:r>
    </w:p>
    <w:p w:rsidR="00000000" w:rsidDel="00000000" w:rsidP="00000000" w:rsidRDefault="00000000" w:rsidRPr="00000000" w14:paraId="00000051">
      <w:pPr>
        <w:pStyle w:val="Heading5"/>
        <w:keepNext w:val="0"/>
        <w:keepLines w:val="0"/>
        <w:shd w:fill="f3fcfd" w:val="clear"/>
        <w:spacing w:after="280" w:before="480" w:line="320.1600000000001" w:lineRule="auto"/>
        <w:ind w:left="480" w:right="480" w:firstLine="0"/>
        <w:rPr>
          <w:rFonts w:ascii="Roboto" w:cs="Roboto" w:eastAsia="Roboto" w:hAnsi="Roboto"/>
          <w:color w:val="00838f"/>
        </w:rPr>
      </w:pPr>
      <w:bookmarkStart w:colFirst="0" w:colLast="0" w:name="_1ir17xuiq8s8" w:id="17"/>
      <w:bookmarkEnd w:id="17"/>
      <w:r w:rsidDel="00000000" w:rsidR="00000000" w:rsidRPr="00000000">
        <w:rPr>
          <w:rFonts w:ascii="Roboto" w:cs="Roboto" w:eastAsia="Roboto" w:hAnsi="Roboto"/>
          <w:color w:val="00838f"/>
          <w:rtl w:val="0"/>
        </w:rPr>
        <w:t xml:space="preserve">Access </w:t>
      </w:r>
      <w:del w:author="Marie Yap" w:id="52" w:date="2026-05-14T02:20:05Z">
        <w:r w:rsidDel="00000000" w:rsidR="00000000" w:rsidRPr="00000000">
          <w:rPr>
            <w:rFonts w:ascii="Roboto" w:cs="Roboto" w:eastAsia="Roboto" w:hAnsi="Roboto"/>
            <w:color w:val="00838f"/>
            <w:rtl w:val="0"/>
          </w:rPr>
          <w:delText xml:space="preserve">up to 10 </w:delText>
        </w:r>
      </w:del>
      <w:r w:rsidDel="00000000" w:rsidR="00000000" w:rsidRPr="00000000">
        <w:rPr>
          <w:rFonts w:ascii="Roboto" w:cs="Roboto" w:eastAsia="Roboto" w:hAnsi="Roboto"/>
          <w:color w:val="00838f"/>
          <w:rtl w:val="0"/>
        </w:rPr>
        <w:t xml:space="preserve">interactive online modules</w:t>
      </w:r>
      <w:ins w:author="Marie Yap" w:id="53" w:date="2026-05-14T02:20:08Z">
        <w:r w:rsidDel="00000000" w:rsidR="00000000" w:rsidRPr="00000000">
          <w:rPr>
            <w:rFonts w:ascii="Roboto" w:cs="Roboto" w:eastAsia="Roboto" w:hAnsi="Roboto"/>
            <w:color w:val="00838f"/>
            <w:rtl w:val="0"/>
          </w:rPr>
          <w:t xml:space="preserve"> on up to 15 different topics</w:t>
        </w:r>
      </w:ins>
      <w:r w:rsidDel="00000000" w:rsidR="00000000" w:rsidRPr="00000000">
        <w:rPr>
          <w:rtl w:val="0"/>
        </w:rPr>
      </w:r>
    </w:p>
    <w:p w:rsidR="00000000" w:rsidDel="00000000" w:rsidP="00000000" w:rsidRDefault="00000000" w:rsidRPr="00000000" w14:paraId="00000052">
      <w:pPr>
        <w:shd w:fill="f3fcfd" w:val="clear"/>
        <w:spacing w:after="240" w:before="480" w:line="360" w:lineRule="auto"/>
        <w:ind w:left="480" w:right="48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We will recommend you modules based on your personal assessment, but you can also choose the modules you want to do, and the order in which you do them.</w:t>
      </w:r>
    </w:p>
    <w:p w:rsidR="00000000" w:rsidDel="00000000" w:rsidP="00000000" w:rsidRDefault="00000000" w:rsidRPr="00000000" w14:paraId="00000053">
      <w:pPr>
        <w:shd w:fill="e0f7fa" w:val="clea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4">
      <w:pPr>
        <w:pStyle w:val="Heading5"/>
        <w:keepNext w:val="0"/>
        <w:keepLines w:val="0"/>
        <w:shd w:fill="f3fcfd" w:val="clear"/>
        <w:spacing w:after="280" w:before="0" w:line="320.1600000000001" w:lineRule="auto"/>
        <w:rPr>
          <w:rFonts w:ascii="Roboto" w:cs="Roboto" w:eastAsia="Roboto" w:hAnsi="Roboto"/>
          <w:sz w:val="24"/>
          <w:szCs w:val="24"/>
        </w:rPr>
      </w:pPr>
      <w:bookmarkStart w:colFirst="0" w:colLast="0" w:name="_jmuioj2taist" w:id="18"/>
      <w:bookmarkEnd w:id="18"/>
      <w:r w:rsidDel="00000000" w:rsidR="00000000" w:rsidRPr="00000000">
        <w:rPr>
          <w:rtl w:val="0"/>
        </w:rPr>
      </w:r>
    </w:p>
    <w:p w:rsidR="00000000" w:rsidDel="00000000" w:rsidP="00000000" w:rsidRDefault="00000000" w:rsidRPr="00000000" w14:paraId="00000055">
      <w:pPr>
        <w:pStyle w:val="Heading5"/>
        <w:keepNext w:val="0"/>
        <w:keepLines w:val="0"/>
        <w:shd w:fill="f3fcfd" w:val="clear"/>
        <w:spacing w:after="280" w:before="0" w:line="320.1600000000001" w:lineRule="auto"/>
        <w:rPr>
          <w:del w:author="Mairead Cardamone-Breen" w:id="54" w:date="2026-05-11T22:32:44Z"/>
          <w:rFonts w:ascii="Roboto" w:cs="Roboto" w:eastAsia="Roboto" w:hAnsi="Roboto"/>
          <w:color w:val="00838f"/>
        </w:rPr>
      </w:pPr>
      <w:del w:author="Mairead Cardamone-Breen" w:id="54" w:date="2026-05-11T22:32:44Z">
        <w:bookmarkStart w:colFirst="0" w:colLast="0" w:name="_jmuioj2taist" w:id="18"/>
        <w:bookmarkEnd w:id="18"/>
        <w:r w:rsidDel="00000000" w:rsidR="00000000" w:rsidRPr="00000000">
          <w:rPr>
            <w:rFonts w:ascii="Roboto" w:cs="Roboto" w:eastAsia="Roboto" w:hAnsi="Roboto"/>
            <w:color w:val="00838f"/>
            <w:rtl w:val="0"/>
          </w:rPr>
          <w:delText xml:space="preserve">Get support from other PiP+ parents</w:delText>
        </w:r>
      </w:del>
    </w:p>
    <w:p w:rsidR="00000000" w:rsidDel="00000000" w:rsidP="00000000" w:rsidRDefault="00000000" w:rsidRPr="00000000" w14:paraId="00000056">
      <w:pPr>
        <w:shd w:fill="f3fcfd" w:val="clear"/>
        <w:spacing w:after="240" w:line="360" w:lineRule="auto"/>
        <w:rPr>
          <w:rFonts w:ascii="Roboto" w:cs="Roboto" w:eastAsia="Roboto" w:hAnsi="Roboto"/>
          <w:sz w:val="24"/>
          <w:szCs w:val="24"/>
        </w:rPr>
      </w:pPr>
      <w:del w:author="Mairead Cardamone-Breen" w:id="54" w:date="2026-05-11T22:32:44Z">
        <w:r w:rsidDel="00000000" w:rsidR="00000000" w:rsidRPr="00000000">
          <w:rPr>
            <w:rFonts w:ascii="Roboto" w:cs="Roboto" w:eastAsia="Roboto" w:hAnsi="Roboto"/>
            <w:sz w:val="24"/>
            <w:szCs w:val="24"/>
            <w:rtl w:val="0"/>
          </w:rPr>
          <w:delText xml:space="preserve">Get access to the PiP+ online community where you can meet parents who are also raising teenagers, and learn from one another’s experiences.</w:delText>
        </w:r>
      </w:del>
      <w:r w:rsidDel="00000000" w:rsidR="00000000" w:rsidRPr="00000000">
        <w:rPr>
          <w:rtl w:val="0"/>
        </w:rPr>
      </w:r>
    </w:p>
    <w:p w:rsidR="00000000" w:rsidDel="00000000" w:rsidP="00000000" w:rsidRDefault="00000000" w:rsidRPr="00000000" w14:paraId="00000057">
      <w:pPr>
        <w:shd w:fill="e0f7fa" w:val="clear"/>
        <w:spacing w:line="360" w:lineRule="auto"/>
        <w:rPr>
          <w:rFonts w:ascii="Roboto" w:cs="Roboto" w:eastAsia="Roboto" w:hAnsi="Roboto"/>
          <w:sz w:val="24"/>
          <w:szCs w:val="24"/>
        </w:rPr>
      </w:pPr>
      <w:del w:author="Mairead Cardamone-Breen" w:id="55" w:date="2026-05-11T22:32:33Z">
        <w:r w:rsidDel="00000000" w:rsidR="00000000" w:rsidRPr="00000000">
          <w:rPr>
            <w:rFonts w:ascii="Roboto" w:cs="Roboto" w:eastAsia="Roboto" w:hAnsi="Roboto"/>
            <w:sz w:val="24"/>
            <w:szCs w:val="24"/>
          </w:rPr>
          <w:drawing>
            <wp:inline distB="114300" distT="114300" distL="114300" distR="114300">
              <wp:extent cx="3981450" cy="27432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981450" cy="2743200"/>
                      </a:xfrm>
                      <a:prstGeom prst="rect"/>
                      <a:ln/>
                    </pic:spPr>
                  </pic:pic>
                </a:graphicData>
              </a:graphic>
            </wp:inline>
          </w:drawing>
        </w:r>
      </w:del>
      <w:r w:rsidDel="00000000" w:rsidR="00000000" w:rsidRPr="00000000">
        <w:rPr>
          <w:rtl w:val="0"/>
        </w:rPr>
      </w:r>
    </w:p>
    <w:p w:rsidR="00000000" w:rsidDel="00000000" w:rsidP="00000000" w:rsidRDefault="00000000" w:rsidRPr="00000000" w14:paraId="00000058">
      <w:pPr>
        <w:shd w:fill="e0f7fa" w:val="clea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9">
      <w:pPr>
        <w:pStyle w:val="Heading5"/>
        <w:keepNext w:val="0"/>
        <w:keepLines w:val="0"/>
        <w:shd w:fill="fafafa" w:val="clear"/>
        <w:spacing w:after="160" w:before="0" w:line="320.1600000000001" w:lineRule="auto"/>
        <w:ind w:left="-120" w:right="-120" w:firstLine="0"/>
        <w:rPr>
          <w:rFonts w:ascii="Roboto" w:cs="Roboto" w:eastAsia="Roboto" w:hAnsi="Roboto"/>
          <w:color w:val="00838f"/>
          <w:shd w:fill="f3fcfd" w:val="clear"/>
        </w:rPr>
      </w:pPr>
      <w:bookmarkStart w:colFirst="0" w:colLast="0" w:name="_urfwskd87xvk" w:id="19"/>
      <w:bookmarkEnd w:id="19"/>
      <w:r w:rsidDel="00000000" w:rsidR="00000000" w:rsidRPr="00000000">
        <w:rPr>
          <w:rFonts w:ascii="Roboto" w:cs="Roboto" w:eastAsia="Roboto" w:hAnsi="Roboto"/>
          <w:color w:val="00838f"/>
          <w:shd w:fill="f3fcfd" w:val="clear"/>
          <w:rtl w:val="0"/>
        </w:rPr>
        <w:t xml:space="preserve">Fits your lifestyle</w:t>
      </w:r>
    </w:p>
    <w:p w:rsidR="00000000" w:rsidDel="00000000" w:rsidP="00000000" w:rsidRDefault="00000000" w:rsidRPr="00000000" w14:paraId="0000005A">
      <w:pPr>
        <w:numPr>
          <w:ilvl w:val="0"/>
          <w:numId w:val="8"/>
        </w:numPr>
        <w:shd w:fill="e0f7fa" w:val="clear"/>
        <w:spacing w:after="0" w:afterAutospacing="0" w:before="0" w:line="360" w:lineRule="auto"/>
        <w:ind w:left="600" w:right="-120" w:hanging="360"/>
      </w:pPr>
      <w:r w:rsidDel="00000000" w:rsidR="00000000" w:rsidRPr="00000000">
        <w:rPr>
          <w:rFonts w:ascii="Roboto" w:cs="Roboto" w:eastAsia="Roboto" w:hAnsi="Roboto"/>
          <w:sz w:val="24"/>
          <w:szCs w:val="24"/>
          <w:shd w:fill="f3fcfd" w:val="clear"/>
          <w:rtl w:val="0"/>
        </w:rPr>
        <w:t xml:space="preserve">Only </w:t>
      </w:r>
      <w:r w:rsidDel="00000000" w:rsidR="00000000" w:rsidRPr="00000000">
        <w:rPr>
          <w:rFonts w:ascii="Roboto" w:cs="Roboto" w:eastAsia="Roboto" w:hAnsi="Roboto"/>
          <w:b w:val="1"/>
          <w:bCs w:val="1"/>
          <w:sz w:val="24"/>
          <w:szCs w:val="24"/>
          <w:shd w:fill="f3fcfd" w:val="clear"/>
          <w:rtl w:val="0"/>
        </w:rPr>
        <w:t xml:space="preserve">15-25</w:t>
      </w:r>
      <w:r w:rsidDel="00000000" w:rsidR="00000000" w:rsidRPr="00000000">
        <w:rPr>
          <w:rFonts w:ascii="Roboto" w:cs="Roboto" w:eastAsia="Roboto" w:hAnsi="Roboto"/>
          <w:sz w:val="24"/>
          <w:szCs w:val="24"/>
          <w:shd w:fill="f3fcfd" w:val="clear"/>
          <w:rtl w:val="0"/>
        </w:rPr>
        <w:t xml:space="preserve"> minutes per module</w:t>
      </w:r>
    </w:p>
    <w:p w:rsidR="00000000" w:rsidDel="00000000" w:rsidP="00000000" w:rsidRDefault="00000000" w:rsidRPr="00000000" w14:paraId="0000005B">
      <w:pPr>
        <w:numPr>
          <w:ilvl w:val="0"/>
          <w:numId w:val="8"/>
        </w:numPr>
        <w:shd w:fill="e0f7fa" w:val="clear"/>
        <w:spacing w:after="0" w:afterAutospacing="0" w:before="0" w:line="360" w:lineRule="auto"/>
        <w:ind w:left="600" w:right="-120" w:hanging="360"/>
      </w:pPr>
      <w:r w:rsidDel="00000000" w:rsidR="00000000" w:rsidRPr="00000000">
        <w:rPr>
          <w:rFonts w:ascii="Roboto" w:cs="Roboto" w:eastAsia="Roboto" w:hAnsi="Roboto"/>
          <w:sz w:val="24"/>
          <w:szCs w:val="24"/>
          <w:shd w:fill="f3fcfd" w:val="clear"/>
          <w:rtl w:val="0"/>
        </w:rPr>
        <w:t xml:space="preserve">Complete the program at your own pace</w:t>
      </w:r>
    </w:p>
    <w:p w:rsidR="00000000" w:rsidDel="00000000" w:rsidP="00000000" w:rsidRDefault="00000000" w:rsidRPr="00000000" w14:paraId="0000005C">
      <w:pPr>
        <w:numPr>
          <w:ilvl w:val="0"/>
          <w:numId w:val="8"/>
        </w:numPr>
        <w:shd w:fill="e0f7fa" w:val="clear"/>
        <w:spacing w:after="0" w:afterAutospacing="0" w:before="0" w:line="360" w:lineRule="auto"/>
        <w:ind w:left="600" w:right="-120" w:hanging="360"/>
      </w:pPr>
      <w:r w:rsidDel="00000000" w:rsidR="00000000" w:rsidRPr="00000000">
        <w:rPr>
          <w:rFonts w:ascii="Roboto" w:cs="Roboto" w:eastAsia="Roboto" w:hAnsi="Roboto"/>
          <w:sz w:val="24"/>
          <w:szCs w:val="24"/>
          <w:shd w:fill="f3fcfd" w:val="clear"/>
          <w:rtl w:val="0"/>
        </w:rPr>
        <w:t xml:space="preserve">Both desktop and mobile versions available</w:t>
      </w:r>
    </w:p>
    <w:p w:rsidR="00000000" w:rsidDel="00000000" w:rsidP="00000000" w:rsidRDefault="00000000" w:rsidRPr="00000000" w14:paraId="0000005D">
      <w:pPr>
        <w:numPr>
          <w:ilvl w:val="0"/>
          <w:numId w:val="8"/>
        </w:numPr>
        <w:shd w:fill="e0f7fa" w:val="clear"/>
        <w:spacing w:after="0" w:before="0" w:line="360" w:lineRule="auto"/>
        <w:ind w:left="600" w:right="-120" w:hanging="360"/>
      </w:pPr>
      <w:del w:author="Mairead Cardamone-Breen" w:id="56" w:date="2026-05-11T22:32:53Z">
        <w:r w:rsidDel="00000000" w:rsidR="00000000" w:rsidRPr="00000000">
          <w:rPr>
            <w:rFonts w:ascii="Roboto" w:cs="Roboto" w:eastAsia="Roboto" w:hAnsi="Roboto"/>
            <w:sz w:val="24"/>
            <w:szCs w:val="24"/>
            <w:shd w:fill="f3fcfd" w:val="clear"/>
            <w:rtl w:val="0"/>
          </w:rPr>
          <w:delText xml:space="preserve">Get a copy of the guidelines </w:delText>
        </w:r>
        <w:r w:rsidDel="00000000" w:rsidR="00000000" w:rsidRPr="00000000">
          <w:rPr>
            <w:rFonts w:ascii="Roboto" w:cs="Roboto" w:eastAsia="Roboto" w:hAnsi="Roboto"/>
            <w:i w:val="1"/>
            <w:iCs w:val="1"/>
            <w:sz w:val="24"/>
            <w:szCs w:val="24"/>
            <w:shd w:fill="f3fcfd" w:val="clear"/>
            <w:rtl w:val="0"/>
          </w:rPr>
          <w:delText xml:space="preserve">“Reducing teenagers’ risk of depression and anxiety disorders: Strategies for parents during the COVID-19 pandemic”</w:delText>
        </w:r>
        <w:r w:rsidDel="00000000" w:rsidR="00000000" w:rsidRPr="00000000">
          <w:rPr>
            <w:rFonts w:ascii="Roboto" w:cs="Roboto" w:eastAsia="Roboto" w:hAnsi="Roboto"/>
            <w:sz w:val="24"/>
            <w:szCs w:val="24"/>
            <w:shd w:fill="f3fcfd" w:val="clear"/>
            <w:rtl w:val="0"/>
          </w:rPr>
          <w:delText xml:space="preserve"> sent to your email</w:delText>
        </w:r>
      </w:del>
      <w:r w:rsidDel="00000000" w:rsidR="00000000" w:rsidRPr="00000000">
        <w:rPr>
          <w:rtl w:val="0"/>
        </w:rPr>
      </w:r>
    </w:p>
    <w:p w:rsidR="00000000" w:rsidDel="00000000" w:rsidP="00000000" w:rsidRDefault="00000000" w:rsidRPr="00000000" w14:paraId="0000005E">
      <w:pPr>
        <w:pStyle w:val="Heading5"/>
        <w:keepNext w:val="0"/>
        <w:keepLines w:val="0"/>
        <w:shd w:fill="fafafa" w:val="clear"/>
        <w:spacing w:after="640" w:before="360" w:line="320.1600000000001" w:lineRule="auto"/>
        <w:ind w:left="-120" w:right="-120" w:firstLine="0"/>
        <w:rPr>
          <w:rFonts w:ascii="Roboto" w:cs="Roboto" w:eastAsia="Roboto" w:hAnsi="Roboto"/>
          <w:color w:val="00838f"/>
          <w:shd w:fill="f3fcfd" w:val="clear"/>
        </w:rPr>
      </w:pPr>
      <w:bookmarkStart w:colFirst="0" w:colLast="0" w:name="_xp0t4lu7gu45" w:id="20"/>
      <w:bookmarkEnd w:id="20"/>
      <w:r w:rsidDel="00000000" w:rsidR="00000000" w:rsidRPr="00000000">
        <w:rPr>
          <w:rFonts w:ascii="Roboto" w:cs="Roboto" w:eastAsia="Roboto" w:hAnsi="Roboto"/>
          <w:color w:val="00838f"/>
          <w:shd w:fill="f3fcfd" w:val="clear"/>
          <w:rtl w:val="0"/>
        </w:rPr>
        <w:t xml:space="preserve">Fun and interactive</w:t>
      </w:r>
    </w:p>
    <w:p w:rsidR="00000000" w:rsidDel="00000000" w:rsidP="00000000" w:rsidRDefault="00000000" w:rsidRPr="00000000" w14:paraId="0000005F">
      <w:pPr>
        <w:numPr>
          <w:ilvl w:val="0"/>
          <w:numId w:val="3"/>
        </w:numPr>
        <w:shd w:fill="e0f7fa" w:val="clear"/>
        <w:spacing w:after="0" w:afterAutospacing="0" w:before="360" w:line="360" w:lineRule="auto"/>
        <w:ind w:left="600" w:right="-120" w:hanging="360"/>
      </w:pPr>
      <w:r w:rsidDel="00000000" w:rsidR="00000000" w:rsidRPr="00000000">
        <w:rPr>
          <w:rFonts w:ascii="Roboto" w:cs="Roboto" w:eastAsia="Roboto" w:hAnsi="Roboto"/>
          <w:sz w:val="24"/>
          <w:szCs w:val="24"/>
          <w:shd w:fill="f3fcfd" w:val="clear"/>
          <w:rtl w:val="0"/>
        </w:rPr>
        <w:t xml:space="preserve">Learn practical strategies through interactive activities and video-based scenarios</w:t>
      </w:r>
    </w:p>
    <w:p w:rsidR="00000000" w:rsidDel="00000000" w:rsidP="00000000" w:rsidRDefault="00000000" w:rsidRPr="00000000" w14:paraId="00000060">
      <w:pPr>
        <w:numPr>
          <w:ilvl w:val="0"/>
          <w:numId w:val="3"/>
        </w:numPr>
        <w:shd w:fill="e0f7fa" w:val="clear"/>
        <w:spacing w:after="0" w:afterAutospacing="0" w:before="0" w:beforeAutospacing="0" w:line="360" w:lineRule="auto"/>
        <w:ind w:left="600" w:right="-120" w:hanging="360"/>
      </w:pPr>
      <w:r w:rsidDel="00000000" w:rsidR="00000000" w:rsidRPr="00000000">
        <w:rPr>
          <w:rFonts w:ascii="Roboto" w:cs="Roboto" w:eastAsia="Roboto" w:hAnsi="Roboto"/>
          <w:sz w:val="24"/>
          <w:szCs w:val="24"/>
          <w:shd w:fill="f3fcfd" w:val="clear"/>
          <w:rtl w:val="0"/>
        </w:rPr>
        <w:t xml:space="preserve">Hear what </w:t>
      </w:r>
      <w:ins w:author="Mairead Cardamone-Breen" w:id="57" w:date="2026-05-11T22:58:18Z">
        <w:r w:rsidDel="00000000" w:rsidR="00000000" w:rsidRPr="00000000">
          <w:rPr>
            <w:rFonts w:ascii="Roboto" w:cs="Roboto" w:eastAsia="Roboto" w:hAnsi="Roboto"/>
            <w:sz w:val="24"/>
            <w:szCs w:val="24"/>
            <w:shd w:fill="f3fcfd" w:val="clear"/>
            <w:rtl w:val="0"/>
          </w:rPr>
          <w:t xml:space="preserve">young people </w:t>
        </w:r>
      </w:ins>
      <w:del w:author="Mairead Cardamone-Breen" w:id="57" w:date="2026-05-11T22:58:18Z">
        <w:r w:rsidDel="00000000" w:rsidR="00000000" w:rsidRPr="00000000">
          <w:rPr>
            <w:rFonts w:ascii="Roboto" w:cs="Roboto" w:eastAsia="Roboto" w:hAnsi="Roboto"/>
            <w:sz w:val="24"/>
            <w:szCs w:val="24"/>
            <w:shd w:fill="f3fcfd" w:val="clear"/>
            <w:rtl w:val="0"/>
          </w:rPr>
          <w:delText xml:space="preserve">teenagers </w:delText>
        </w:r>
      </w:del>
      <w:r w:rsidDel="00000000" w:rsidR="00000000" w:rsidRPr="00000000">
        <w:rPr>
          <w:rFonts w:ascii="Roboto" w:cs="Roboto" w:eastAsia="Roboto" w:hAnsi="Roboto"/>
          <w:sz w:val="24"/>
          <w:szCs w:val="24"/>
          <w:shd w:fill="f3fcfd" w:val="clear"/>
          <w:rtl w:val="0"/>
        </w:rPr>
        <w:t xml:space="preserve">have to say by listening to their audio recordings</w:t>
      </w:r>
      <w:ins w:author="Marie Yap" w:id="58" w:date="2026-05-14T02:23:04Z">
        <w:r w:rsidDel="00000000" w:rsidR="00000000" w:rsidRPr="00000000">
          <w:rPr>
            <w:rFonts w:ascii="Roboto" w:cs="Roboto" w:eastAsia="Roboto" w:hAnsi="Roboto"/>
            <w:sz w:val="24"/>
            <w:szCs w:val="24"/>
            <w:shd w:fill="f3fcfd" w:val="clear"/>
            <w:rtl w:val="0"/>
          </w:rPr>
          <w:t xml:space="preserve">, and podcasts of parent-child interactions</w:t>
        </w:r>
      </w:ins>
      <w:r w:rsidDel="00000000" w:rsidR="00000000" w:rsidRPr="00000000">
        <w:rPr>
          <w:rtl w:val="0"/>
        </w:rPr>
      </w:r>
    </w:p>
    <w:p w:rsidR="00000000" w:rsidDel="00000000" w:rsidP="00000000" w:rsidRDefault="00000000" w:rsidRPr="00000000" w14:paraId="00000061">
      <w:pPr>
        <w:numPr>
          <w:ilvl w:val="0"/>
          <w:numId w:val="3"/>
        </w:numPr>
        <w:shd w:fill="e0f7fa" w:val="clear"/>
        <w:spacing w:after="360" w:before="0" w:beforeAutospacing="0" w:line="360" w:lineRule="auto"/>
        <w:ind w:left="600" w:right="-120" w:hanging="360"/>
      </w:pPr>
      <w:r w:rsidDel="00000000" w:rsidR="00000000" w:rsidRPr="00000000">
        <w:rPr>
          <w:rFonts w:ascii="Roboto" w:cs="Roboto" w:eastAsia="Roboto" w:hAnsi="Roboto"/>
          <w:sz w:val="24"/>
          <w:szCs w:val="24"/>
          <w:shd w:fill="f3fcfd" w:val="clear"/>
          <w:rtl w:val="0"/>
        </w:rPr>
        <w:t xml:space="preserve">Apply your module learnings through weekly goals</w:t>
      </w:r>
    </w:p>
    <w:p w:rsidR="00000000" w:rsidDel="00000000" w:rsidP="00000000" w:rsidRDefault="00000000" w:rsidRPr="00000000" w14:paraId="00000062">
      <w:pPr>
        <w:shd w:fill="fafafa" w:val="clear"/>
        <w:spacing w:after="0" w:before="0" w:line="360" w:lineRule="auto"/>
        <w:ind w:left="-120" w:right="-120" w:firstLine="0"/>
        <w:rPr>
          <w:rFonts w:ascii="Roboto" w:cs="Roboto" w:eastAsia="Roboto" w:hAnsi="Roboto"/>
          <w:sz w:val="24"/>
          <w:szCs w:val="24"/>
          <w:shd w:fill="f3fcfd" w:val="clear"/>
        </w:rPr>
      </w:pPr>
      <w:del w:author="Mairead Cardamone-Breen" w:id="59" w:date="2026-05-13T02:16:47Z">
        <w:commentRangeStart w:id="5"/>
        <w:commentRangeStart w:id="6"/>
        <w:r w:rsidDel="00000000" w:rsidR="00000000" w:rsidRPr="00000000">
          <w:rPr>
            <w:rFonts w:ascii="Roboto" w:cs="Roboto" w:eastAsia="Roboto" w:hAnsi="Roboto"/>
            <w:sz w:val="24"/>
            <w:szCs w:val="24"/>
            <w:shd w:fill="f3fcfd" w:val="clear"/>
          </w:rPr>
          <w:drawing>
            <wp:inline distB="114300" distT="114300" distL="114300" distR="114300">
              <wp:extent cx="2299335" cy="1676771"/>
              <wp:effectExtent b="0" l="0" r="0" t="0"/>
              <wp:docPr descr="Interactive" id="1" name="image2.png"/>
              <a:graphic>
                <a:graphicData uri="http://schemas.openxmlformats.org/drawingml/2006/picture">
                  <pic:pic>
                    <pic:nvPicPr>
                      <pic:cNvPr descr="Interactive" id="0" name="image2.png"/>
                      <pic:cNvPicPr preferRelativeResize="0"/>
                    </pic:nvPicPr>
                    <pic:blipFill>
                      <a:blip r:embed="rId13"/>
                      <a:srcRect b="0" l="0" r="0" t="0"/>
                      <a:stretch>
                        <a:fillRect/>
                      </a:stretch>
                    </pic:blipFill>
                    <pic:spPr>
                      <a:xfrm>
                        <a:off x="0" y="0"/>
                        <a:ext cx="2299335" cy="1676771"/>
                      </a:xfrm>
                      <a:prstGeom prst="rect"/>
                      <a:ln/>
                    </pic:spPr>
                  </pic:pic>
                </a:graphicData>
              </a:graphic>
            </wp:inline>
          </w:drawing>
        </w:r>
      </w:del>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63">
      <w:pPr>
        <w:shd w:fill="fafafa" w:val="clear"/>
        <w:spacing w:after="0" w:before="0" w:line="360" w:lineRule="auto"/>
        <w:ind w:left="-120" w:right="-120" w:firstLine="0"/>
        <w:rPr>
          <w:rFonts w:ascii="Roboto" w:cs="Roboto" w:eastAsia="Roboto" w:hAnsi="Roboto"/>
          <w:sz w:val="24"/>
          <w:szCs w:val="24"/>
          <w:shd w:fill="f3fcfd" w:val="clear"/>
        </w:rPr>
      </w:pPr>
      <w:del w:author="Mairead Cardamone-Breen" w:id="60" w:date="2026-05-13T02:16:48Z">
        <w:r w:rsidDel="00000000" w:rsidR="00000000" w:rsidRPr="00000000">
          <w:rPr>
            <w:rFonts w:ascii="Roboto" w:cs="Roboto" w:eastAsia="Roboto" w:hAnsi="Roboto"/>
            <w:sz w:val="24"/>
            <w:szCs w:val="24"/>
            <w:shd w:fill="f3fcfd" w:val="clear"/>
          </w:rPr>
          <w:drawing>
            <wp:inline distB="114300" distT="114300" distL="114300" distR="114300">
              <wp:extent cx="2299335" cy="2292059"/>
              <wp:effectExtent b="0" l="0" r="0" t="0"/>
              <wp:docPr descr="Join Now" id="3" name="image1.png"/>
              <a:graphic>
                <a:graphicData uri="http://schemas.openxmlformats.org/drawingml/2006/picture">
                  <pic:pic>
                    <pic:nvPicPr>
                      <pic:cNvPr descr="Join Now" id="0" name="image1.png"/>
                      <pic:cNvPicPr preferRelativeResize="0"/>
                    </pic:nvPicPr>
                    <pic:blipFill>
                      <a:blip r:embed="rId14"/>
                      <a:srcRect b="0" l="0" r="0" t="0"/>
                      <a:stretch>
                        <a:fillRect/>
                      </a:stretch>
                    </pic:blipFill>
                    <pic:spPr>
                      <a:xfrm>
                        <a:off x="0" y="0"/>
                        <a:ext cx="2299335" cy="2292059"/>
                      </a:xfrm>
                      <a:prstGeom prst="rect"/>
                      <a:ln/>
                    </pic:spPr>
                  </pic:pic>
                </a:graphicData>
              </a:graphic>
            </wp:inline>
          </w:drawing>
        </w:r>
      </w:del>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4">
      <w:pPr>
        <w:pStyle w:val="Heading5"/>
        <w:keepNext w:val="0"/>
        <w:keepLines w:val="0"/>
        <w:shd w:fill="fafafa" w:val="clear"/>
        <w:spacing w:after="160" w:before="0" w:line="320.1600000000001" w:lineRule="auto"/>
        <w:ind w:left="-120" w:right="-120" w:firstLine="0"/>
        <w:rPr>
          <w:rFonts w:ascii="Roboto" w:cs="Roboto" w:eastAsia="Roboto" w:hAnsi="Roboto"/>
          <w:color w:val="00838f"/>
          <w:shd w:fill="f3fcfd" w:val="clear"/>
        </w:rPr>
      </w:pPr>
      <w:bookmarkStart w:colFirst="0" w:colLast="0" w:name="_2u6x5n8ipoac" w:id="21"/>
      <w:bookmarkEnd w:id="21"/>
      <w:r w:rsidDel="00000000" w:rsidR="00000000" w:rsidRPr="00000000">
        <w:rPr>
          <w:rFonts w:ascii="Roboto" w:cs="Roboto" w:eastAsia="Roboto" w:hAnsi="Roboto"/>
          <w:color w:val="00838f"/>
          <w:shd w:fill="f3fcfd" w:val="clear"/>
          <w:rtl w:val="0"/>
        </w:rPr>
        <w:t xml:space="preserve">Free to join</w:t>
      </w:r>
    </w:p>
    <w:p w:rsidR="00000000" w:rsidDel="00000000" w:rsidP="00000000" w:rsidRDefault="00000000" w:rsidRPr="00000000" w14:paraId="00000065">
      <w:pPr>
        <w:shd w:fill="fafafa" w:val="clear"/>
        <w:spacing w:after="120" w:before="0" w:line="360" w:lineRule="auto"/>
        <w:ind w:left="-120" w:right="-120" w:firstLine="0"/>
        <w:rPr>
          <w:rFonts w:ascii="Roboto" w:cs="Roboto" w:eastAsia="Roboto" w:hAnsi="Roboto"/>
          <w:sz w:val="24"/>
          <w:szCs w:val="24"/>
          <w:shd w:fill="f3fcfd" w:val="clear"/>
        </w:rPr>
      </w:pPr>
      <w:r w:rsidDel="00000000" w:rsidR="00000000" w:rsidRPr="00000000">
        <w:rPr>
          <w:rFonts w:ascii="Roboto" w:cs="Roboto" w:eastAsia="Roboto" w:hAnsi="Roboto"/>
          <w:sz w:val="24"/>
          <w:szCs w:val="24"/>
          <w:shd w:fill="f3fcfd" w:val="clear"/>
          <w:rtl w:val="0"/>
        </w:rPr>
        <w:t xml:space="preserve">Joining PiP</w:t>
      </w:r>
      <w:del w:author="Mairead Cardamone-Breen" w:id="61" w:date="2026-05-11T22:58:24Z">
        <w:r w:rsidDel="00000000" w:rsidR="00000000" w:rsidRPr="00000000">
          <w:rPr>
            <w:rFonts w:ascii="Roboto" w:cs="Roboto" w:eastAsia="Roboto" w:hAnsi="Roboto"/>
            <w:sz w:val="24"/>
            <w:szCs w:val="24"/>
            <w:shd w:fill="f3fcfd" w:val="clear"/>
            <w:rtl w:val="0"/>
          </w:rPr>
          <w:delText xml:space="preserve">+</w:delText>
        </w:r>
      </w:del>
      <w:r w:rsidDel="00000000" w:rsidR="00000000" w:rsidRPr="00000000">
        <w:rPr>
          <w:rFonts w:ascii="Roboto" w:cs="Roboto" w:eastAsia="Roboto" w:hAnsi="Roboto"/>
          <w:sz w:val="24"/>
          <w:szCs w:val="24"/>
          <w:shd w:fill="f3fcfd" w:val="clear"/>
          <w:rtl w:val="0"/>
        </w:rPr>
        <w:t xml:space="preserve"> won’t cost you a cent! </w:t>
      </w:r>
      <w:ins w:author="Mairead Cardamone-Breen" w:id="62" w:date="2026-05-11T22:58:29Z">
        <w:r w:rsidDel="00000000" w:rsidR="00000000" w:rsidRPr="00000000">
          <w:rPr>
            <w:rFonts w:ascii="Roboto" w:cs="Roboto" w:eastAsia="Roboto" w:hAnsi="Roboto"/>
            <w:sz w:val="24"/>
            <w:szCs w:val="24"/>
            <w:shd w:fill="f3fcfd" w:val="clear"/>
            <w:rtl w:val="0"/>
          </w:rPr>
          <w:t xml:space="preserve">Depending on the version of PiP you join, you may be offered e-gift vouchers for completion of evaluation surveys. </w:t>
        </w:r>
      </w:ins>
      <w:del w:author="Mairead Cardamone-Breen" w:id="62" w:date="2026-05-11T22:58:29Z">
        <w:r w:rsidDel="00000000" w:rsidR="00000000" w:rsidRPr="00000000">
          <w:rPr>
            <w:rFonts w:ascii="Roboto" w:cs="Roboto" w:eastAsia="Roboto" w:hAnsi="Roboto"/>
            <w:sz w:val="24"/>
            <w:szCs w:val="24"/>
            <w:shd w:fill="f3fcfd" w:val="clear"/>
            <w:rtl w:val="0"/>
          </w:rPr>
          <w:delText xml:space="preserve">Just click on the “Join Now” button and register using either your Facebook account or your email address.</w:delText>
        </w:r>
      </w:del>
      <w:r w:rsidDel="00000000" w:rsidR="00000000" w:rsidRPr="00000000">
        <w:rPr>
          <w:rtl w:val="0"/>
        </w:rPr>
      </w:r>
    </w:p>
    <w:p w:rsidR="00000000" w:rsidDel="00000000" w:rsidP="00000000" w:rsidRDefault="00000000" w:rsidRPr="00000000" w14:paraId="00000066">
      <w:pPr>
        <w:pStyle w:val="Heading5"/>
        <w:keepNext w:val="0"/>
        <w:keepLines w:val="0"/>
        <w:shd w:fill="fafafa" w:val="clear"/>
        <w:spacing w:after="600" w:before="0" w:line="320.1600000000001" w:lineRule="auto"/>
        <w:ind w:left="-120" w:right="-120" w:firstLine="0"/>
        <w:jc w:val="center"/>
        <w:rPr>
          <w:rFonts w:ascii="Roboto" w:cs="Roboto" w:eastAsia="Roboto" w:hAnsi="Roboto"/>
          <w:color w:val="00838f"/>
          <w:shd w:fill="e9f7fa" w:val="clear"/>
        </w:rPr>
      </w:pPr>
      <w:bookmarkStart w:colFirst="0" w:colLast="0" w:name="_q6g75qhddh0c" w:id="22"/>
      <w:bookmarkEnd w:id="22"/>
      <w:r w:rsidDel="00000000" w:rsidR="00000000" w:rsidRPr="00000000">
        <w:rPr>
          <w:rFonts w:ascii="Roboto" w:cs="Roboto" w:eastAsia="Roboto" w:hAnsi="Roboto"/>
          <w:color w:val="00838f"/>
          <w:shd w:fill="e9f7fa" w:val="clear"/>
          <w:rtl w:val="0"/>
        </w:rPr>
        <w:t xml:space="preserve">Contribute to </w:t>
      </w:r>
      <w:del w:author="Marie Yap" w:id="63" w:date="2026-05-14T02:22:06Z">
        <w:r w:rsidDel="00000000" w:rsidR="00000000" w:rsidRPr="00000000">
          <w:rPr>
            <w:rFonts w:ascii="Roboto" w:cs="Roboto" w:eastAsia="Roboto" w:hAnsi="Roboto"/>
            <w:color w:val="00838f"/>
            <w:shd w:fill="e9f7fa" w:val="clear"/>
            <w:rtl w:val="0"/>
          </w:rPr>
          <w:delText xml:space="preserve">the </w:delText>
        </w:r>
      </w:del>
      <w:r w:rsidDel="00000000" w:rsidR="00000000" w:rsidRPr="00000000">
        <w:rPr>
          <w:rFonts w:ascii="Roboto" w:cs="Roboto" w:eastAsia="Roboto" w:hAnsi="Roboto"/>
          <w:color w:val="00838f"/>
          <w:shd w:fill="e9f7fa" w:val="clear"/>
          <w:rtl w:val="0"/>
        </w:rPr>
        <w:t xml:space="preserve">important research on parenting &amp;</w:t>
      </w:r>
      <w:ins w:author="Marie Yap" w:id="64" w:date="2026-05-14T02:21:58Z">
        <w:r w:rsidDel="00000000" w:rsidR="00000000" w:rsidRPr="00000000">
          <w:rPr>
            <w:rFonts w:ascii="Roboto" w:cs="Roboto" w:eastAsia="Roboto" w:hAnsi="Roboto"/>
            <w:color w:val="00838f"/>
            <w:shd w:fill="e9f7fa" w:val="clear"/>
            <w:rtl w:val="0"/>
          </w:rPr>
          <w:t xml:space="preserve"> child</w:t>
        </w:r>
      </w:ins>
      <w:del w:author="Olivia Bruce" w:id="65" w:date="2026-05-11T23:29:22Z">
        <w:r w:rsidDel="00000000" w:rsidR="00000000" w:rsidRPr="00000000">
          <w:rPr>
            <w:rFonts w:ascii="Roboto" w:cs="Roboto" w:eastAsia="Roboto" w:hAnsi="Roboto"/>
            <w:color w:val="00838f"/>
            <w:shd w:fill="e9f7fa" w:val="clear"/>
            <w:rtl w:val="0"/>
          </w:rPr>
          <w:delText xml:space="preserve"> teen</w:delText>
        </w:r>
      </w:del>
      <w:r w:rsidDel="00000000" w:rsidR="00000000" w:rsidRPr="00000000">
        <w:rPr>
          <w:rFonts w:ascii="Roboto" w:cs="Roboto" w:eastAsia="Roboto" w:hAnsi="Roboto"/>
          <w:color w:val="00838f"/>
          <w:shd w:fill="e9f7fa" w:val="clear"/>
          <w:rtl w:val="0"/>
        </w:rPr>
        <w:t xml:space="preserve"> mental health by Monash University.</w:t>
      </w:r>
    </w:p>
    <w:p w:rsidR="00000000" w:rsidDel="00000000" w:rsidP="00000000" w:rsidRDefault="00000000" w:rsidRPr="00000000" w14:paraId="00000067">
      <w:pPr>
        <w:shd w:fill="fafafa" w:val="clear"/>
        <w:spacing w:after="0" w:before="0" w:line="360" w:lineRule="auto"/>
        <w:ind w:left="-120" w:right="-120" w:firstLine="0"/>
        <w:jc w:val="center"/>
        <w:rPr>
          <w:rFonts w:ascii="Roboto" w:cs="Roboto" w:eastAsia="Roboto" w:hAnsi="Roboto"/>
          <w:color w:val="00838f"/>
          <w:shd w:fill="e9f7fa" w:val="clear"/>
        </w:rPr>
      </w:pPr>
      <w:commentRangeStart w:id="7"/>
      <w:r w:rsidDel="00000000" w:rsidR="00000000" w:rsidRPr="00000000">
        <w:rPr>
          <w:rFonts w:ascii="Roboto" w:cs="Roboto" w:eastAsia="Roboto" w:hAnsi="Roboto"/>
          <w:color w:val="00838f"/>
          <w:shd w:fill="e9f7fa" w:val="clear"/>
        </w:rPr>
        <w:drawing>
          <wp:inline distB="114300" distT="114300" distL="114300" distR="114300">
            <wp:extent cx="3533612" cy="1059236"/>
            <wp:effectExtent b="0" l="0" r="0" t="0"/>
            <wp:docPr descr="Logo" id="2" name="image3.png"/>
            <a:graphic>
              <a:graphicData uri="http://schemas.openxmlformats.org/drawingml/2006/picture">
                <pic:pic>
                  <pic:nvPicPr>
                    <pic:cNvPr descr="Logo" id="0" name="image3.png"/>
                    <pic:cNvPicPr preferRelativeResize="0"/>
                  </pic:nvPicPr>
                  <pic:blipFill>
                    <a:blip r:embed="rId15"/>
                    <a:srcRect b="0" l="0" r="0" t="0"/>
                    <a:stretch>
                      <a:fillRect/>
                    </a:stretch>
                  </pic:blipFill>
                  <pic:spPr>
                    <a:xfrm>
                      <a:off x="0" y="0"/>
                      <a:ext cx="3533612" cy="1059236"/>
                    </a:xfrm>
                    <a:prstGeom prst="rect"/>
                    <a:ln/>
                  </pic:spPr>
                </pic:pic>
              </a:graphicData>
            </a:graphic>
          </wp:inline>
        </w:drawing>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68">
      <w:pPr>
        <w:shd w:fill="e0f7fa" w:val="clea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9">
      <w:pPr>
        <w:shd w:fill="e0f7fa" w:val="clea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bookmarkStart w:colFirst="0" w:colLast="0" w:name="_7ooor48ug004" w:id="23"/>
      <w:bookmarkEnd w:id="23"/>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livia Bruce" w:id="1" w:date="2026-05-11T23:30:30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we get an intern to check over and revive the resources page - could collate across headspace, PiP Kids etc to have a big list of general useful resources?</w:t>
      </w:r>
    </w:p>
  </w:comment>
  <w:comment w:author="Mairead Cardamone-Breen" w:id="2" w:date="2026-05-12T01:46:41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that would be great! I was thinking the same.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think any of the current interns will have time before they finish, or will it be the next round? And is this something you'd be able to oversee them to do?</w:t>
      </w:r>
    </w:p>
  </w:comment>
  <w:comment w:author="Olivia Bruce" w:id="3" w:date="2026-05-12T02:02:12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next round - yep defs happy to oversee them to do that. Leave it with me</w:t>
      </w:r>
    </w:p>
  </w:comment>
  <w:comment w:author="Mairead Cardamone-Breen" w:id="4" w:date="2026-05-12T02:18:54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great thank you. I'll leave the resources page as is for now, and we can ask AL to update it later</w:t>
      </w:r>
    </w:p>
  </w:comment>
  <w:comment w:author="Mairead Cardamone-Breen" w:id="0" w:date="2026-05-11T22:57:23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want to link to ParentingStrategies?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also cut this entire section, but it would require some re-design of the Home Page</w:t>
      </w:r>
    </w:p>
  </w:comment>
  <w:comment w:author="Mairead Cardamone-Breen" w:id="6" w:date="2026-05-11T22:59:58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replace all of these stock images with PiP images</w:t>
      </w:r>
    </w:p>
  </w:comment>
  <w:comment w:author="Mairead Cardamone-Breen" w:id="5" w:date="2026-05-13T02:18:32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should remove these stock images.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could we please use PiP images, I would suggest the same ones as we currently have on the PiP-P2P home page: https://p2p.partnersinparenting.com.au/</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for Action Lab to decide on design / placement of images, or make other suggestions.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Marie Yap reacted with 👍 at 2026-05-14 02:21 am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Yusun Jeon reacted with 👍 at 2026-05-14 05:07 am</w:t>
      </w:r>
    </w:p>
  </w:comment>
  <w:comment w:author="Mairead Cardamone-Breen" w:id="7" w:date="2026-05-13T02:17:07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Monash logo somewhere at the bottom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00000"/>
        <w:sz w:val="24"/>
        <w:szCs w:val="24"/>
        <w:u w:val="none"/>
        <w:shd w:fill="f3fcfd"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00000"/>
        <w:sz w:val="24"/>
        <w:szCs w:val="24"/>
        <w:u w:val="none"/>
        <w:shd w:fill="f3fcfd"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artnersinparenting.com.au/contact" TargetMode="External"/><Relationship Id="rId10" Type="http://schemas.openxmlformats.org/officeDocument/2006/relationships/hyperlink" Target="https://partnersinparenting.com.au/about" TargetMode="External"/><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partnersinparenting.com.au/resources" TargetMode="External"/><Relationship Id="rId15" Type="http://schemas.openxmlformats.org/officeDocument/2006/relationships/image" Target="media/image3.png"/><Relationship Id="rId1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partnersinparenting.com.au/" TargetMode="External"/><Relationship Id="rId8" Type="http://schemas.openxmlformats.org/officeDocument/2006/relationships/hyperlink" Target="http://partnersinparenting.com.a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